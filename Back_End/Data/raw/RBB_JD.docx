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23199379" w:displacedByCustomXml="next"/>
    <w:sdt>
      <w:sdtPr>
        <w:rPr>
          <w:rFonts w:ascii="Calibri" w:eastAsia="Calibri" w:hAnsi="Calibri" w:cs="Times New Roman"/>
          <w:b w:val="0"/>
          <w:bCs w:val="0"/>
          <w:color w:val="auto"/>
          <w:sz w:val="22"/>
          <w:szCs w:val="22"/>
        </w:rPr>
        <w:id w:val="-1635710478"/>
        <w:docPartObj>
          <w:docPartGallery w:val="Table of Contents"/>
          <w:docPartUnique/>
        </w:docPartObj>
      </w:sdtPr>
      <w:sdtEndPr>
        <w:rPr>
          <w:noProof/>
        </w:rPr>
      </w:sdtEndPr>
      <w:sdtContent>
        <w:p w:rsidR="005427C1" w:rsidRPr="0036491A" w:rsidRDefault="005427C1">
          <w:pPr>
            <w:pStyle w:val="TOCHeading"/>
            <w:rPr>
              <w:color w:val="auto"/>
            </w:rPr>
          </w:pPr>
          <w:r w:rsidRPr="0036491A">
            <w:rPr>
              <w:color w:val="auto"/>
            </w:rPr>
            <w:t>Table of Contents</w:t>
          </w:r>
        </w:p>
        <w:p w:rsidR="007E5E75" w:rsidRPr="0036491A" w:rsidRDefault="005427C1" w:rsidP="007E5E75">
          <w:pPr>
            <w:pStyle w:val="TOC1"/>
            <w:rPr>
              <w:rFonts w:eastAsiaTheme="minorEastAsia" w:cstheme="minorBidi"/>
            </w:rPr>
          </w:pPr>
          <w:r w:rsidRPr="0036491A">
            <w:fldChar w:fldCharType="begin"/>
          </w:r>
          <w:r w:rsidRPr="0036491A">
            <w:instrText xml:space="preserve"> TOC \o "1-3" \h \z \u </w:instrText>
          </w:r>
          <w:r w:rsidRPr="0036491A">
            <w:fldChar w:fldCharType="separate"/>
          </w:r>
          <w:hyperlink w:anchor="_Toc123284673" w:history="1">
            <w:r w:rsidR="007E5E75" w:rsidRPr="0036491A">
              <w:rPr>
                <w:rStyle w:val="Hyperlink"/>
                <w:color w:val="auto"/>
              </w:rPr>
              <w:t>1.</w:t>
            </w:r>
            <w:r w:rsidR="007E5E75" w:rsidRPr="0036491A">
              <w:rPr>
                <w:rFonts w:eastAsiaTheme="minorEastAsia" w:cstheme="minorBidi"/>
              </w:rPr>
              <w:tab/>
            </w:r>
            <w:r w:rsidR="007E5E75" w:rsidRPr="0036491A">
              <w:rPr>
                <w:rStyle w:val="Hyperlink"/>
                <w:color w:val="auto"/>
              </w:rPr>
              <w:t>Special Branch</w:t>
            </w:r>
            <w:r w:rsidR="007E5E75" w:rsidRPr="0036491A">
              <w:rPr>
                <w:webHidden/>
              </w:rPr>
              <w:tab/>
            </w:r>
            <w:r w:rsidR="007E5E75" w:rsidRPr="0036491A">
              <w:rPr>
                <w:webHidden/>
              </w:rPr>
              <w:fldChar w:fldCharType="begin"/>
            </w:r>
            <w:r w:rsidR="007E5E75" w:rsidRPr="0036491A">
              <w:rPr>
                <w:webHidden/>
              </w:rPr>
              <w:instrText xml:space="preserve"> PAGEREF _Toc123284673 \h </w:instrText>
            </w:r>
            <w:r w:rsidR="007E5E75" w:rsidRPr="0036491A">
              <w:rPr>
                <w:webHidden/>
              </w:rPr>
            </w:r>
            <w:r w:rsidR="007E5E75" w:rsidRPr="0036491A">
              <w:rPr>
                <w:webHidden/>
              </w:rPr>
              <w:fldChar w:fldCharType="separate"/>
            </w:r>
            <w:r w:rsidR="007E5E75" w:rsidRPr="0036491A">
              <w:rPr>
                <w:webHidden/>
              </w:rPr>
              <w:t>2</w:t>
            </w:r>
            <w:r w:rsidR="007E5E75" w:rsidRPr="0036491A">
              <w:rPr>
                <w:webHidden/>
              </w:rPr>
              <w:fldChar w:fldCharType="end"/>
            </w:r>
          </w:hyperlink>
        </w:p>
        <w:p w:rsidR="007E5E75" w:rsidRPr="0036491A" w:rsidRDefault="004E0946">
          <w:pPr>
            <w:pStyle w:val="TOC2"/>
            <w:rPr>
              <w:rFonts w:asciiTheme="minorHAnsi" w:eastAsiaTheme="minorEastAsia" w:hAnsiTheme="minorHAnsi" w:cstheme="minorBidi"/>
              <w:noProof/>
              <w:szCs w:val="32"/>
            </w:rPr>
          </w:pPr>
          <w:hyperlink w:anchor="_Toc123284674" w:history="1">
            <w:r w:rsidR="007E5E75" w:rsidRPr="0036491A">
              <w:rPr>
                <w:rStyle w:val="Hyperlink"/>
                <w:rFonts w:asciiTheme="minorHAnsi" w:hAnsiTheme="minorHAnsi"/>
                <w:noProof/>
                <w:color w:val="auto"/>
                <w:szCs w:val="32"/>
              </w:rPr>
              <w:t>1.1 Branch Manager Special Branch</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_Toc123284674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2</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660"/>
            </w:tabs>
            <w:rPr>
              <w:rFonts w:asciiTheme="minorHAnsi" w:eastAsiaTheme="minorEastAsia" w:hAnsiTheme="minorHAnsi" w:cstheme="minorBidi"/>
              <w:noProof/>
              <w:szCs w:val="32"/>
            </w:rPr>
          </w:pPr>
          <w:hyperlink w:anchor="_Toc123284675" w:history="1">
            <w:r w:rsidR="007E5E75" w:rsidRPr="0036491A">
              <w:rPr>
                <w:rStyle w:val="Hyperlink"/>
                <w:rFonts w:asciiTheme="minorHAnsi" w:hAnsiTheme="minorHAnsi"/>
                <w:noProof/>
                <w:color w:val="auto"/>
                <w:szCs w:val="32"/>
              </w:rPr>
              <w:t>1.2.</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Branch Business Manager</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_Toc123284675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8</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660"/>
            </w:tabs>
            <w:rPr>
              <w:rFonts w:asciiTheme="minorHAnsi" w:eastAsiaTheme="minorEastAsia" w:hAnsiTheme="minorHAnsi" w:cstheme="minorBidi"/>
              <w:noProof/>
              <w:szCs w:val="32"/>
            </w:rPr>
          </w:pPr>
          <w:hyperlink w:anchor="_Toc123284676" w:history="1">
            <w:r w:rsidR="007E5E75" w:rsidRPr="0036491A">
              <w:rPr>
                <w:rStyle w:val="Hyperlink"/>
                <w:rFonts w:asciiTheme="minorHAnsi" w:hAnsiTheme="minorHAnsi"/>
                <w:noProof/>
                <w:color w:val="auto"/>
                <w:szCs w:val="32"/>
              </w:rPr>
              <w:t>1.3.</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Customer Service Manager-Sales</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_Toc123284676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13</w:t>
            </w:r>
            <w:r w:rsidR="007E5E75" w:rsidRPr="0036491A">
              <w:rPr>
                <w:rFonts w:asciiTheme="minorHAnsi" w:hAnsiTheme="minorHAnsi"/>
                <w:noProof/>
                <w:webHidden/>
                <w:szCs w:val="32"/>
              </w:rPr>
              <w:fldChar w:fldCharType="end"/>
            </w:r>
          </w:hyperlink>
        </w:p>
        <w:p w:rsidR="007E5E75" w:rsidRPr="0036491A" w:rsidRDefault="004E0946">
          <w:pPr>
            <w:pStyle w:val="TOC2"/>
            <w:rPr>
              <w:rFonts w:asciiTheme="minorHAnsi" w:eastAsiaTheme="minorEastAsia" w:hAnsiTheme="minorHAnsi" w:cstheme="minorBidi"/>
              <w:noProof/>
              <w:szCs w:val="32"/>
            </w:rPr>
          </w:pPr>
          <w:hyperlink w:anchor="_Toc123284677" w:history="1">
            <w:r w:rsidR="007E5E75" w:rsidRPr="0036491A">
              <w:rPr>
                <w:rStyle w:val="Hyperlink"/>
                <w:rFonts w:asciiTheme="minorHAnsi" w:hAnsiTheme="minorHAnsi"/>
                <w:noProof/>
                <w:color w:val="auto"/>
                <w:szCs w:val="32"/>
              </w:rPr>
              <w:t>1.4.    Customer Service Manager-Service</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_Toc123284677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18</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660"/>
            </w:tabs>
            <w:rPr>
              <w:rFonts w:asciiTheme="minorHAnsi" w:eastAsiaTheme="minorEastAsia" w:hAnsiTheme="minorHAnsi" w:cstheme="minorBidi"/>
              <w:noProof/>
              <w:szCs w:val="32"/>
            </w:rPr>
          </w:pPr>
          <w:hyperlink w:anchor="_Toc123284678" w:history="1">
            <w:r w:rsidR="007E5E75" w:rsidRPr="0036491A">
              <w:rPr>
                <w:rStyle w:val="Hyperlink"/>
                <w:rFonts w:asciiTheme="minorHAnsi" w:hAnsiTheme="minorHAnsi"/>
                <w:noProof/>
                <w:color w:val="auto"/>
                <w:szCs w:val="32"/>
              </w:rPr>
              <w:t>1.5</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Senior Branch Banking Officer-Sales</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_Toc123284678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22</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660"/>
            </w:tabs>
            <w:rPr>
              <w:rFonts w:asciiTheme="minorHAnsi" w:eastAsiaTheme="minorEastAsia" w:hAnsiTheme="minorHAnsi" w:cstheme="minorBidi"/>
              <w:noProof/>
              <w:szCs w:val="32"/>
            </w:rPr>
          </w:pPr>
          <w:hyperlink w:anchor="_Toc123284679" w:history="1">
            <w:r w:rsidR="007E5E75" w:rsidRPr="0036491A">
              <w:rPr>
                <w:rStyle w:val="Hyperlink"/>
                <w:rFonts w:asciiTheme="minorHAnsi" w:hAnsiTheme="minorHAnsi"/>
                <w:noProof/>
                <w:color w:val="auto"/>
                <w:szCs w:val="32"/>
              </w:rPr>
              <w:t>1.6.</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Senior Branch Banking Officer-Service</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_Toc123284679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26</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660"/>
            </w:tabs>
            <w:rPr>
              <w:rFonts w:asciiTheme="minorHAnsi" w:eastAsiaTheme="minorEastAsia" w:hAnsiTheme="minorHAnsi" w:cstheme="minorBidi"/>
              <w:noProof/>
              <w:szCs w:val="32"/>
            </w:rPr>
          </w:pPr>
          <w:hyperlink w:anchor="_Toc123284680" w:history="1">
            <w:r w:rsidR="007E5E75" w:rsidRPr="0036491A">
              <w:rPr>
                <w:rStyle w:val="Hyperlink"/>
                <w:rFonts w:asciiTheme="minorHAnsi" w:hAnsiTheme="minorHAnsi"/>
                <w:noProof/>
                <w:color w:val="auto"/>
                <w:szCs w:val="32"/>
              </w:rPr>
              <w:t>1.7.</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Branch Banking Officer-sales</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_Toc123284680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30</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660"/>
            </w:tabs>
            <w:rPr>
              <w:rFonts w:asciiTheme="minorHAnsi" w:eastAsiaTheme="minorEastAsia" w:hAnsiTheme="minorHAnsi" w:cstheme="minorBidi"/>
              <w:noProof/>
              <w:szCs w:val="32"/>
            </w:rPr>
          </w:pPr>
          <w:hyperlink w:anchor="_Toc123284681" w:history="1">
            <w:r w:rsidR="007E5E75" w:rsidRPr="0036491A">
              <w:rPr>
                <w:rStyle w:val="Hyperlink"/>
                <w:rFonts w:asciiTheme="minorHAnsi" w:hAnsiTheme="minorHAnsi"/>
                <w:noProof/>
                <w:color w:val="auto"/>
                <w:szCs w:val="32"/>
              </w:rPr>
              <w:t>1.8.</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Branch Banking Officer-Service</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_Toc123284681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34</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660"/>
            </w:tabs>
            <w:rPr>
              <w:rFonts w:asciiTheme="minorHAnsi" w:eastAsiaTheme="minorEastAsia" w:hAnsiTheme="minorHAnsi" w:cstheme="minorBidi"/>
              <w:noProof/>
              <w:szCs w:val="32"/>
            </w:rPr>
          </w:pPr>
          <w:hyperlink w:anchor="_Toc123284682" w:history="1">
            <w:r w:rsidR="007E5E75" w:rsidRPr="0036491A">
              <w:rPr>
                <w:rStyle w:val="Hyperlink"/>
                <w:rFonts w:asciiTheme="minorHAnsi" w:hAnsiTheme="minorHAnsi"/>
                <w:noProof/>
                <w:color w:val="auto"/>
                <w:szCs w:val="32"/>
              </w:rPr>
              <w:t>1.9.</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Retail Customer Relationship Manager</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_Toc123284682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38</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83" w:history="1">
            <w:r w:rsidR="007E5E75" w:rsidRPr="0036491A">
              <w:rPr>
                <w:rStyle w:val="Hyperlink"/>
                <w:rFonts w:asciiTheme="minorHAnsi" w:hAnsiTheme="minorHAnsi"/>
                <w:noProof/>
                <w:color w:val="auto"/>
                <w:szCs w:val="32"/>
              </w:rPr>
              <w:t>1.10.</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Wholesale Customer Relationship Manager</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_Toc123284683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41</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84" w:history="1">
            <w:r w:rsidR="007E5E75" w:rsidRPr="0036491A">
              <w:rPr>
                <w:rStyle w:val="Hyperlink"/>
                <w:rFonts w:asciiTheme="minorHAnsi" w:hAnsiTheme="minorHAnsi"/>
                <w:noProof/>
                <w:color w:val="auto"/>
                <w:szCs w:val="32"/>
              </w:rPr>
              <w:t>1.11.</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IFB Customer Relationship Manager</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_Toc123284684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44</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85" w:history="1">
            <w:r w:rsidR="007E5E75" w:rsidRPr="0036491A">
              <w:rPr>
                <w:rStyle w:val="Hyperlink"/>
                <w:rFonts w:asciiTheme="minorHAnsi" w:hAnsiTheme="minorHAnsi"/>
                <w:noProof/>
                <w:color w:val="auto"/>
                <w:szCs w:val="32"/>
              </w:rPr>
              <w:t>1.12.</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Digital Channel Officer</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_Toc123284685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47</w:t>
            </w:r>
            <w:r w:rsidR="007E5E75" w:rsidRPr="0036491A">
              <w:rPr>
                <w:rFonts w:asciiTheme="minorHAnsi" w:hAnsiTheme="minorHAnsi"/>
                <w:noProof/>
                <w:webHidden/>
                <w:szCs w:val="32"/>
              </w:rPr>
              <w:fldChar w:fldCharType="end"/>
            </w:r>
          </w:hyperlink>
        </w:p>
        <w:p w:rsidR="007E5E75" w:rsidRPr="0036491A" w:rsidRDefault="004E0946" w:rsidP="007E5E75">
          <w:pPr>
            <w:pStyle w:val="TOC1"/>
            <w:rPr>
              <w:rFonts w:eastAsiaTheme="minorEastAsia" w:cstheme="minorBidi"/>
            </w:rPr>
          </w:pPr>
          <w:hyperlink w:anchor="_Toc123284686" w:history="1">
            <w:r w:rsidR="007E5E75" w:rsidRPr="0036491A">
              <w:rPr>
                <w:rStyle w:val="Hyperlink"/>
                <w:color w:val="auto"/>
              </w:rPr>
              <w:t>1.11.</w:t>
            </w:r>
            <w:r w:rsidR="007E5E75" w:rsidRPr="0036491A">
              <w:rPr>
                <w:rFonts w:eastAsiaTheme="minorEastAsia" w:cstheme="minorBidi"/>
              </w:rPr>
              <w:tab/>
            </w:r>
            <w:r w:rsidR="007E5E75" w:rsidRPr="0036491A">
              <w:rPr>
                <w:rStyle w:val="Hyperlink"/>
                <w:color w:val="auto"/>
              </w:rPr>
              <w:t>Junior Officer II (Sales)</w:t>
            </w:r>
            <w:r w:rsidR="007E5E75" w:rsidRPr="0036491A">
              <w:rPr>
                <w:webHidden/>
              </w:rPr>
              <w:tab/>
            </w:r>
            <w:r w:rsidR="007E5E75" w:rsidRPr="0036491A">
              <w:rPr>
                <w:webHidden/>
              </w:rPr>
              <w:fldChar w:fldCharType="begin"/>
            </w:r>
            <w:r w:rsidR="007E5E75" w:rsidRPr="0036491A">
              <w:rPr>
                <w:webHidden/>
              </w:rPr>
              <w:instrText xml:space="preserve"> PAGEREF _Toc123284686 \h </w:instrText>
            </w:r>
            <w:r w:rsidR="007E5E75" w:rsidRPr="0036491A">
              <w:rPr>
                <w:webHidden/>
              </w:rPr>
            </w:r>
            <w:r w:rsidR="007E5E75" w:rsidRPr="0036491A">
              <w:rPr>
                <w:webHidden/>
              </w:rPr>
              <w:fldChar w:fldCharType="separate"/>
            </w:r>
            <w:r w:rsidR="007E5E75" w:rsidRPr="0036491A">
              <w:rPr>
                <w:webHidden/>
              </w:rPr>
              <w:t>50</w:t>
            </w:r>
            <w:r w:rsidR="007E5E75" w:rsidRPr="0036491A">
              <w:rPr>
                <w:webHidden/>
              </w:rPr>
              <w:fldChar w:fldCharType="end"/>
            </w:r>
          </w:hyperlink>
        </w:p>
        <w:p w:rsidR="007E5E75" w:rsidRPr="0036491A" w:rsidRDefault="004E0946">
          <w:pPr>
            <w:pStyle w:val="TOC2"/>
            <w:rPr>
              <w:rFonts w:asciiTheme="minorHAnsi" w:eastAsiaTheme="minorEastAsia" w:hAnsiTheme="minorHAnsi" w:cstheme="minorBidi"/>
              <w:noProof/>
              <w:szCs w:val="32"/>
            </w:rPr>
          </w:pPr>
          <w:hyperlink w:anchor="_Toc123284687" w:history="1">
            <w:r w:rsidR="007E5E75" w:rsidRPr="0036491A">
              <w:rPr>
                <w:rStyle w:val="Hyperlink"/>
                <w:rFonts w:asciiTheme="minorHAnsi" w:hAnsiTheme="minorHAnsi"/>
                <w:noProof/>
                <w:color w:val="auto"/>
                <w:szCs w:val="32"/>
              </w:rPr>
              <w:t xml:space="preserve">1.12. </w:t>
            </w:r>
            <w:r w:rsidR="0036491A">
              <w:rPr>
                <w:rStyle w:val="Hyperlink"/>
                <w:rFonts w:asciiTheme="minorHAnsi" w:hAnsiTheme="minorHAnsi"/>
                <w:noProof/>
                <w:color w:val="auto"/>
                <w:szCs w:val="32"/>
              </w:rPr>
              <w:t xml:space="preserve">   </w:t>
            </w:r>
            <w:r w:rsidR="007E5E75" w:rsidRPr="0036491A">
              <w:rPr>
                <w:rStyle w:val="Hyperlink"/>
                <w:rFonts w:asciiTheme="minorHAnsi" w:hAnsiTheme="minorHAnsi"/>
                <w:noProof/>
                <w:color w:val="auto"/>
                <w:szCs w:val="32"/>
              </w:rPr>
              <w:t>Junior Officer I (Sales)</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_Toc123284687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52</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88" w:history="1">
            <w:r w:rsidR="007E5E75" w:rsidRPr="0036491A">
              <w:rPr>
                <w:rStyle w:val="Hyperlink"/>
                <w:rFonts w:asciiTheme="minorHAnsi" w:hAnsiTheme="minorHAnsi"/>
                <w:noProof/>
                <w:color w:val="auto"/>
                <w:szCs w:val="32"/>
              </w:rPr>
              <w:t>1.13.</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Bank Trainee</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_Toc123284688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54</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89" w:history="1">
            <w:r w:rsidR="007E5E75" w:rsidRPr="0036491A">
              <w:rPr>
                <w:rStyle w:val="Hyperlink"/>
                <w:rFonts w:asciiTheme="minorHAnsi" w:hAnsiTheme="minorHAnsi"/>
                <w:noProof/>
                <w:color w:val="auto"/>
                <w:szCs w:val="32"/>
              </w:rPr>
              <w:t>1.14.</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Branch Operation Manager</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_Toc123284689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56</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90" w:history="1">
            <w:r w:rsidR="007E5E75" w:rsidRPr="0036491A">
              <w:rPr>
                <w:rStyle w:val="Hyperlink"/>
                <w:rFonts w:asciiTheme="minorHAnsi" w:hAnsiTheme="minorHAnsi"/>
                <w:noProof/>
                <w:color w:val="auto"/>
                <w:szCs w:val="32"/>
              </w:rPr>
              <w:t>1.15.</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Senior Branch Banking Officer-Operation</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_Toc123284690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61</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91" w:history="1">
            <w:r w:rsidR="007E5E75" w:rsidRPr="0036491A">
              <w:rPr>
                <w:rStyle w:val="Hyperlink"/>
                <w:rFonts w:asciiTheme="minorHAnsi" w:hAnsiTheme="minorHAnsi"/>
                <w:noProof/>
                <w:color w:val="auto"/>
                <w:szCs w:val="32"/>
              </w:rPr>
              <w:t>1.16.</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Branch Banking Officer (Front)</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_Toc123284691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64</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92" w:history="1">
            <w:r w:rsidR="007E5E75" w:rsidRPr="0036491A">
              <w:rPr>
                <w:rStyle w:val="Hyperlink"/>
                <w:rFonts w:asciiTheme="minorHAnsi" w:hAnsiTheme="minorHAnsi"/>
                <w:noProof/>
                <w:color w:val="auto"/>
                <w:szCs w:val="32"/>
              </w:rPr>
              <w:t>1.17.</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Junior Officer II (Front)</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_Toc123284692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67</w:t>
            </w:r>
            <w:r w:rsidR="007E5E75" w:rsidRPr="0036491A">
              <w:rPr>
                <w:rFonts w:asciiTheme="minorHAnsi" w:hAnsiTheme="minorHAnsi"/>
                <w:noProof/>
                <w:webHidden/>
                <w:szCs w:val="32"/>
              </w:rPr>
              <w:fldChar w:fldCharType="end"/>
            </w:r>
          </w:hyperlink>
        </w:p>
        <w:p w:rsidR="007E5E75" w:rsidRPr="0036491A" w:rsidRDefault="004E0946">
          <w:pPr>
            <w:pStyle w:val="TOC2"/>
            <w:rPr>
              <w:rFonts w:asciiTheme="minorHAnsi" w:eastAsiaTheme="minorEastAsia" w:hAnsiTheme="minorHAnsi" w:cstheme="minorBidi"/>
              <w:noProof/>
              <w:szCs w:val="32"/>
            </w:rPr>
          </w:pPr>
          <w:hyperlink w:anchor="_Toc123284693" w:history="1">
            <w:r w:rsidR="007E5E75" w:rsidRPr="0036491A">
              <w:rPr>
                <w:rStyle w:val="Hyperlink"/>
                <w:rFonts w:asciiTheme="minorHAnsi" w:hAnsiTheme="minorHAnsi"/>
                <w:noProof/>
                <w:color w:val="auto"/>
                <w:szCs w:val="32"/>
              </w:rPr>
              <w:t>1.18      Junior Officer I (Front)</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_Toc123284693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70</w:t>
            </w:r>
            <w:r w:rsidR="007E5E75" w:rsidRPr="0036491A">
              <w:rPr>
                <w:rFonts w:asciiTheme="minorHAnsi" w:hAnsiTheme="minorHAnsi"/>
                <w:noProof/>
                <w:webHidden/>
                <w:szCs w:val="32"/>
              </w:rPr>
              <w:fldChar w:fldCharType="end"/>
            </w:r>
          </w:hyperlink>
        </w:p>
        <w:p w:rsidR="007E5E75" w:rsidRPr="0036491A" w:rsidRDefault="004E0946" w:rsidP="007E5E75">
          <w:pPr>
            <w:pStyle w:val="TOC3"/>
            <w:rPr>
              <w:rFonts w:eastAsiaTheme="minorEastAsia" w:cstheme="minorBidi"/>
              <w:noProof/>
            </w:rPr>
          </w:pPr>
          <w:hyperlink w:anchor="_Toc123284694" w:history="1">
            <w:r w:rsidR="007E5E75" w:rsidRPr="0036491A">
              <w:rPr>
                <w:rStyle w:val="Hyperlink"/>
                <w:rFonts w:asciiTheme="minorHAnsi" w:hAnsiTheme="minorHAnsi"/>
                <w:b/>
                <w:noProof/>
                <w:color w:val="auto"/>
                <w:sz w:val="32"/>
                <w:szCs w:val="32"/>
              </w:rPr>
              <w:t>1.19.</w:t>
            </w:r>
            <w:r w:rsidR="007E5E75" w:rsidRPr="0036491A">
              <w:rPr>
                <w:rFonts w:eastAsiaTheme="minorEastAsia" w:cstheme="minorBidi"/>
                <w:noProof/>
              </w:rPr>
              <w:tab/>
            </w:r>
            <w:r w:rsidR="007E5E75" w:rsidRPr="0036491A">
              <w:rPr>
                <w:rStyle w:val="Hyperlink"/>
                <w:rFonts w:asciiTheme="minorHAnsi" w:hAnsiTheme="minorHAnsi"/>
                <w:b/>
                <w:noProof/>
                <w:color w:val="auto"/>
                <w:sz w:val="32"/>
                <w:szCs w:val="32"/>
              </w:rPr>
              <w:t>Branch Control Manager</w:t>
            </w:r>
            <w:r w:rsidR="007E5E75" w:rsidRPr="0036491A">
              <w:rPr>
                <w:noProof/>
                <w:webHidden/>
              </w:rPr>
              <w:tab/>
            </w:r>
            <w:r w:rsidR="007E5E75" w:rsidRPr="0036491A">
              <w:rPr>
                <w:noProof/>
                <w:webHidden/>
              </w:rPr>
              <w:fldChar w:fldCharType="begin"/>
            </w:r>
            <w:r w:rsidR="007E5E75" w:rsidRPr="0036491A">
              <w:rPr>
                <w:noProof/>
                <w:webHidden/>
              </w:rPr>
              <w:instrText xml:space="preserve"> PAGEREF _Toc123284694 \h </w:instrText>
            </w:r>
            <w:r w:rsidR="007E5E75" w:rsidRPr="0036491A">
              <w:rPr>
                <w:noProof/>
                <w:webHidden/>
              </w:rPr>
            </w:r>
            <w:r w:rsidR="007E5E75" w:rsidRPr="0036491A">
              <w:rPr>
                <w:noProof/>
                <w:webHidden/>
              </w:rPr>
              <w:fldChar w:fldCharType="separate"/>
            </w:r>
            <w:r w:rsidR="007E5E75" w:rsidRPr="0036491A">
              <w:rPr>
                <w:noProof/>
                <w:webHidden/>
              </w:rPr>
              <w:t>73</w:t>
            </w:r>
            <w:r w:rsidR="007E5E75" w:rsidRPr="0036491A">
              <w:rPr>
                <w:noProof/>
                <w:webHidden/>
              </w:rPr>
              <w:fldChar w:fldCharType="end"/>
            </w:r>
          </w:hyperlink>
        </w:p>
        <w:p w:rsidR="007E5E75" w:rsidRPr="0036491A" w:rsidRDefault="004E0946">
          <w:pPr>
            <w:pStyle w:val="TOC2"/>
            <w:tabs>
              <w:tab w:val="left" w:pos="880"/>
            </w:tabs>
            <w:rPr>
              <w:rFonts w:asciiTheme="minorHAnsi" w:eastAsiaTheme="minorEastAsia" w:hAnsiTheme="minorHAnsi" w:cstheme="minorBidi"/>
              <w:noProof/>
              <w:szCs w:val="32"/>
            </w:rPr>
          </w:pPr>
          <w:hyperlink w:anchor="_Toc123284695" w:history="1">
            <w:r w:rsidR="007E5E75" w:rsidRPr="0036491A">
              <w:rPr>
                <w:rStyle w:val="Hyperlink"/>
                <w:rFonts w:asciiTheme="minorHAnsi" w:hAnsiTheme="minorHAnsi"/>
                <w:noProof/>
                <w:color w:val="auto"/>
                <w:szCs w:val="32"/>
              </w:rPr>
              <w:t>1.20.</w:t>
            </w:r>
            <w:r w:rsidR="007E5E75" w:rsidRPr="0036491A">
              <w:rPr>
                <w:rFonts w:asciiTheme="minorHAnsi" w:eastAsiaTheme="minorEastAsia" w:hAnsiTheme="minorHAnsi" w:cstheme="minorBidi"/>
                <w:noProof/>
                <w:szCs w:val="32"/>
              </w:rPr>
              <w:tab/>
            </w:r>
            <w:r w:rsidR="007E5E75" w:rsidRPr="0036491A">
              <w:rPr>
                <w:rStyle w:val="Hyperlink"/>
                <w:rFonts w:asciiTheme="minorHAnsi" w:hAnsiTheme="minorHAnsi"/>
                <w:noProof/>
                <w:color w:val="auto"/>
                <w:szCs w:val="32"/>
              </w:rPr>
              <w:t>Branch Controller</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_Toc123284695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77</w:t>
            </w:r>
            <w:r w:rsidR="007E5E75" w:rsidRPr="0036491A">
              <w:rPr>
                <w:rFonts w:asciiTheme="minorHAnsi" w:hAnsiTheme="minorHAnsi"/>
                <w:noProof/>
                <w:webHidden/>
                <w:szCs w:val="32"/>
              </w:rPr>
              <w:fldChar w:fldCharType="end"/>
            </w:r>
          </w:hyperlink>
        </w:p>
        <w:p w:rsidR="007E5E75" w:rsidRPr="0036491A" w:rsidRDefault="004E0946">
          <w:pPr>
            <w:pStyle w:val="TOC2"/>
            <w:tabs>
              <w:tab w:val="left" w:pos="880"/>
            </w:tabs>
            <w:rPr>
              <w:rFonts w:asciiTheme="minorHAnsi" w:eastAsiaTheme="minorEastAsia" w:hAnsiTheme="minorHAnsi" w:cstheme="minorBidi"/>
              <w:b w:val="0"/>
              <w:noProof/>
              <w:sz w:val="22"/>
            </w:rPr>
          </w:pPr>
          <w:hyperlink w:anchor="_Toc123284696" w:history="1">
            <w:r w:rsidR="007E5E75" w:rsidRPr="0036491A">
              <w:rPr>
                <w:rStyle w:val="Hyperlink"/>
                <w:rFonts w:asciiTheme="minorHAnsi" w:hAnsiTheme="minorHAnsi"/>
                <w:noProof/>
                <w:color w:val="auto"/>
                <w:szCs w:val="32"/>
              </w:rPr>
              <w:t>1.21.</w:t>
            </w:r>
            <w:r w:rsidR="007E5E75" w:rsidRPr="0036491A">
              <w:rPr>
                <w:rFonts w:asciiTheme="minorHAnsi" w:eastAsiaTheme="minorEastAsia" w:hAnsiTheme="minorHAnsi" w:cstheme="minorBidi"/>
                <w:noProof/>
                <w:szCs w:val="32"/>
              </w:rPr>
              <w:tab/>
            </w:r>
            <w:r w:rsidR="007E5E75" w:rsidRPr="0036491A">
              <w:rPr>
                <w:rStyle w:val="Hyperlink"/>
                <w:rFonts w:ascii="Nyala" w:hAnsi="Nyala" w:cs="Nyala"/>
                <w:noProof/>
                <w:color w:val="auto"/>
                <w:szCs w:val="32"/>
              </w:rPr>
              <w:t>የገንዘብ</w:t>
            </w:r>
            <w:r w:rsidR="007E5E75" w:rsidRPr="0036491A">
              <w:rPr>
                <w:rStyle w:val="Hyperlink"/>
                <w:rFonts w:asciiTheme="minorHAnsi" w:hAnsiTheme="minorHAnsi"/>
                <w:noProof/>
                <w:color w:val="auto"/>
                <w:szCs w:val="32"/>
              </w:rPr>
              <w:t xml:space="preserve"> </w:t>
            </w:r>
            <w:r w:rsidR="007E5E75" w:rsidRPr="0036491A">
              <w:rPr>
                <w:rStyle w:val="Hyperlink"/>
                <w:rFonts w:ascii="Nyala" w:hAnsi="Nyala" w:cs="Nyala"/>
                <w:noProof/>
                <w:color w:val="auto"/>
                <w:szCs w:val="32"/>
              </w:rPr>
              <w:t>ቤት</w:t>
            </w:r>
            <w:r w:rsidR="007E5E75" w:rsidRPr="0036491A">
              <w:rPr>
                <w:rStyle w:val="Hyperlink"/>
                <w:rFonts w:asciiTheme="minorHAnsi" w:hAnsiTheme="minorHAnsi"/>
                <w:noProof/>
                <w:color w:val="auto"/>
                <w:szCs w:val="32"/>
              </w:rPr>
              <w:t xml:space="preserve"> </w:t>
            </w:r>
            <w:r w:rsidR="007E5E75" w:rsidRPr="0036491A">
              <w:rPr>
                <w:rStyle w:val="Hyperlink"/>
                <w:rFonts w:ascii="Nyala" w:hAnsi="Nyala" w:cs="Nyala"/>
                <w:noProof/>
                <w:color w:val="auto"/>
                <w:szCs w:val="32"/>
              </w:rPr>
              <w:t>ተላላኪ</w:t>
            </w:r>
            <w:r w:rsidR="007E5E75" w:rsidRPr="0036491A">
              <w:rPr>
                <w:rStyle w:val="Hyperlink"/>
                <w:rFonts w:asciiTheme="minorHAnsi" w:hAnsiTheme="minorHAnsi"/>
                <w:noProof/>
                <w:color w:val="auto"/>
                <w:szCs w:val="32"/>
              </w:rPr>
              <w:t xml:space="preserve"> /Cash Office Service Attendant/</w:t>
            </w:r>
            <w:r w:rsidR="007E5E75" w:rsidRPr="0036491A">
              <w:rPr>
                <w:rFonts w:asciiTheme="minorHAnsi" w:hAnsiTheme="minorHAnsi"/>
                <w:noProof/>
                <w:webHidden/>
                <w:szCs w:val="32"/>
              </w:rPr>
              <w:tab/>
            </w:r>
            <w:r w:rsidR="007E5E75" w:rsidRPr="0036491A">
              <w:rPr>
                <w:rFonts w:asciiTheme="minorHAnsi" w:hAnsiTheme="minorHAnsi"/>
                <w:noProof/>
                <w:webHidden/>
                <w:szCs w:val="32"/>
              </w:rPr>
              <w:fldChar w:fldCharType="begin"/>
            </w:r>
            <w:r w:rsidR="007E5E75" w:rsidRPr="0036491A">
              <w:rPr>
                <w:rFonts w:asciiTheme="minorHAnsi" w:hAnsiTheme="minorHAnsi"/>
                <w:noProof/>
                <w:webHidden/>
                <w:szCs w:val="32"/>
              </w:rPr>
              <w:instrText xml:space="preserve"> PAGEREF _Toc123284696 \h </w:instrText>
            </w:r>
            <w:r w:rsidR="007E5E75" w:rsidRPr="0036491A">
              <w:rPr>
                <w:rFonts w:asciiTheme="minorHAnsi" w:hAnsiTheme="minorHAnsi"/>
                <w:noProof/>
                <w:webHidden/>
                <w:szCs w:val="32"/>
              </w:rPr>
            </w:r>
            <w:r w:rsidR="007E5E75" w:rsidRPr="0036491A">
              <w:rPr>
                <w:rFonts w:asciiTheme="minorHAnsi" w:hAnsiTheme="minorHAnsi"/>
                <w:noProof/>
                <w:webHidden/>
                <w:szCs w:val="32"/>
              </w:rPr>
              <w:fldChar w:fldCharType="separate"/>
            </w:r>
            <w:r w:rsidR="007E5E75" w:rsidRPr="0036491A">
              <w:rPr>
                <w:rFonts w:asciiTheme="minorHAnsi" w:hAnsiTheme="minorHAnsi"/>
                <w:noProof/>
                <w:webHidden/>
                <w:szCs w:val="32"/>
              </w:rPr>
              <w:t>80</w:t>
            </w:r>
            <w:r w:rsidR="007E5E75" w:rsidRPr="0036491A">
              <w:rPr>
                <w:rFonts w:asciiTheme="minorHAnsi" w:hAnsiTheme="minorHAnsi"/>
                <w:noProof/>
                <w:webHidden/>
                <w:szCs w:val="32"/>
              </w:rPr>
              <w:fldChar w:fldCharType="end"/>
            </w:r>
          </w:hyperlink>
        </w:p>
        <w:p w:rsidR="005427C1" w:rsidRPr="0036491A" w:rsidRDefault="005427C1">
          <w:r w:rsidRPr="0036491A">
            <w:rPr>
              <w:b/>
              <w:bCs/>
              <w:noProof/>
            </w:rPr>
            <w:fldChar w:fldCharType="end"/>
          </w:r>
        </w:p>
      </w:sdtContent>
    </w:sdt>
    <w:p w:rsidR="005427C1" w:rsidRPr="0036491A" w:rsidRDefault="005427C1" w:rsidP="005427C1">
      <w:pPr>
        <w:pStyle w:val="Heading1"/>
        <w:spacing w:before="0"/>
        <w:ind w:left="360"/>
        <w:rPr>
          <w:color w:val="auto"/>
          <w:sz w:val="36"/>
          <w:szCs w:val="36"/>
        </w:rPr>
      </w:pPr>
    </w:p>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5427C1"/>
    <w:p w:rsidR="005427C1" w:rsidRPr="0036491A" w:rsidRDefault="005427C1" w:rsidP="00142F34">
      <w:pPr>
        <w:pStyle w:val="Heading1"/>
        <w:numPr>
          <w:ilvl w:val="0"/>
          <w:numId w:val="60"/>
        </w:numPr>
        <w:spacing w:before="0"/>
        <w:ind w:left="360"/>
        <w:rPr>
          <w:color w:val="auto"/>
          <w:sz w:val="36"/>
          <w:szCs w:val="36"/>
        </w:rPr>
      </w:pPr>
      <w:bookmarkStart w:id="1" w:name="_Toc123284673"/>
      <w:r w:rsidRPr="0036491A">
        <w:rPr>
          <w:color w:val="auto"/>
          <w:sz w:val="36"/>
          <w:szCs w:val="36"/>
        </w:rPr>
        <w:lastRenderedPageBreak/>
        <w:t>Special Branch</w:t>
      </w:r>
      <w:bookmarkEnd w:id="1"/>
      <w:r w:rsidRPr="0036491A">
        <w:rPr>
          <w:color w:val="auto"/>
          <w:sz w:val="36"/>
          <w:szCs w:val="36"/>
        </w:rPr>
        <w:t xml:space="preserve"> </w:t>
      </w:r>
      <w:bookmarkEnd w:id="0"/>
    </w:p>
    <w:p w:rsidR="005427C1" w:rsidRPr="0036491A" w:rsidRDefault="005427C1" w:rsidP="005427C1">
      <w:pPr>
        <w:pStyle w:val="Heading2"/>
        <w:spacing w:before="0" w:beforeAutospacing="0" w:after="0" w:afterAutospacing="0"/>
        <w:rPr>
          <w:sz w:val="28"/>
          <w:szCs w:val="28"/>
        </w:rPr>
      </w:pPr>
      <w:bookmarkStart w:id="2" w:name="_Toc123199380"/>
      <w:bookmarkStart w:id="3" w:name="_Toc123284674"/>
      <w:r w:rsidRPr="0036491A">
        <w:rPr>
          <w:sz w:val="28"/>
          <w:szCs w:val="28"/>
        </w:rPr>
        <w:t xml:space="preserve">1.1 Branch Manager Special </w:t>
      </w:r>
      <w:bookmarkEnd w:id="2"/>
      <w:r w:rsidRPr="0036491A">
        <w:rPr>
          <w:sz w:val="28"/>
          <w:szCs w:val="28"/>
        </w:rPr>
        <w:t>Branch</w:t>
      </w:r>
      <w:bookmarkEnd w:id="3"/>
      <w:r w:rsidRPr="0036491A">
        <w:rPr>
          <w:sz w:val="28"/>
          <w:szCs w:val="28"/>
        </w:rPr>
        <w:t xml:space="preserve"> </w:t>
      </w:r>
    </w:p>
    <w:tbl>
      <w:tblPr>
        <w:tblpPr w:leftFromText="180" w:rightFromText="180" w:vertAnchor="text" w:horzAnchor="margin" w:tblpXSpec="center" w:tblpY="201"/>
        <w:tblW w:w="10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1080"/>
        <w:gridCol w:w="4860"/>
      </w:tblGrid>
      <w:tr w:rsidR="0036491A" w:rsidRPr="0036491A" w:rsidTr="005427C1">
        <w:trPr>
          <w:trHeight w:hRule="exact" w:val="368"/>
          <w:jc w:val="center"/>
        </w:trPr>
        <w:tc>
          <w:tcPr>
            <w:tcW w:w="10818" w:type="dxa"/>
            <w:gridSpan w:val="3"/>
            <w:shd w:val="clear" w:color="auto" w:fill="auto"/>
          </w:tcPr>
          <w:p w:rsidR="005427C1" w:rsidRPr="0036491A" w:rsidRDefault="005427C1" w:rsidP="00142F34">
            <w:pPr>
              <w:pStyle w:val="ListParagraph"/>
              <w:numPr>
                <w:ilvl w:val="0"/>
                <w:numId w:val="4"/>
              </w:numPr>
              <w:tabs>
                <w:tab w:val="left" w:pos="419"/>
              </w:tabs>
              <w:ind w:left="180" w:firstLine="0"/>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54"/>
          <w:jc w:val="center"/>
        </w:trPr>
        <w:tc>
          <w:tcPr>
            <w:tcW w:w="487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Title: </w:t>
            </w:r>
            <w:r w:rsidRPr="0036491A">
              <w:rPr>
                <w:rFonts w:ascii="Times New Roman" w:hAnsi="Times New Roman"/>
                <w:sz w:val="24"/>
                <w:szCs w:val="24"/>
              </w:rPr>
              <w:t>Branch Manager Special Branch</w:t>
            </w:r>
          </w:p>
          <w:p w:rsidR="005427C1" w:rsidRPr="0036491A" w:rsidRDefault="005427C1" w:rsidP="005427C1">
            <w:pPr>
              <w:rPr>
                <w:rFonts w:ascii="Times New Roman" w:hAnsi="Times New Roman"/>
                <w:sz w:val="24"/>
                <w:szCs w:val="24"/>
              </w:rPr>
            </w:pPr>
          </w:p>
        </w:tc>
        <w:tc>
          <w:tcPr>
            <w:tcW w:w="5940"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50"/>
          <w:jc w:val="center"/>
        </w:trPr>
        <w:tc>
          <w:tcPr>
            <w:tcW w:w="487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940" w:type="dxa"/>
            <w:gridSpan w:val="2"/>
            <w:shd w:val="clear" w:color="auto" w:fill="auto"/>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District Director  </w:t>
            </w:r>
          </w:p>
        </w:tc>
      </w:tr>
      <w:tr w:rsidR="0036491A" w:rsidRPr="0036491A" w:rsidTr="005427C1">
        <w:trPr>
          <w:trHeight w:val="728"/>
          <w:jc w:val="center"/>
        </w:trPr>
        <w:tc>
          <w:tcPr>
            <w:tcW w:w="487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940" w:type="dxa"/>
            <w:gridSpan w:val="2"/>
            <w:shd w:val="clear" w:color="auto" w:fill="auto"/>
          </w:tcPr>
          <w:p w:rsidR="005427C1" w:rsidRPr="0036491A" w:rsidRDefault="005427C1" w:rsidP="005427C1">
            <w:pPr>
              <w:tabs>
                <w:tab w:val="left" w:pos="252"/>
              </w:tabs>
              <w:ind w:left="-18" w:firstLine="18"/>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Branch Business Manager, Branch Operation Manager, Branch Control Manager, Retail Customer Relationship Manager, Wholesale Customer Relationship Manager, IFB Customer Relationship Manager, and Administrative Assistant II.</w:t>
            </w:r>
          </w:p>
        </w:tc>
      </w:tr>
      <w:tr w:rsidR="0036491A" w:rsidRPr="0036491A" w:rsidTr="005427C1">
        <w:trPr>
          <w:trHeight w:hRule="exact" w:val="359"/>
          <w:jc w:val="center"/>
        </w:trPr>
        <w:tc>
          <w:tcPr>
            <w:tcW w:w="487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940"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4"/>
          <w:jc w:val="center"/>
        </w:trPr>
        <w:tc>
          <w:tcPr>
            <w:tcW w:w="487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Grade:</w:t>
            </w:r>
            <w:r w:rsidRPr="0036491A">
              <w:rPr>
                <w:rFonts w:ascii="Times New Roman" w:hAnsi="Times New Roman"/>
                <w:sz w:val="24"/>
                <w:szCs w:val="24"/>
              </w:rPr>
              <w:t>15</w:t>
            </w:r>
          </w:p>
        </w:tc>
        <w:tc>
          <w:tcPr>
            <w:tcW w:w="5940" w:type="dxa"/>
            <w:gridSpan w:val="2"/>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73"/>
          <w:jc w:val="center"/>
        </w:trPr>
        <w:tc>
          <w:tcPr>
            <w:tcW w:w="487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940"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eastAsia="Times New Roman" w:hAnsi="Times New Roman"/>
                <w:bCs/>
                <w:sz w:val="24"/>
                <w:szCs w:val="24"/>
              </w:rPr>
              <w:t>Middle Level Management: MLM</w:t>
            </w:r>
          </w:p>
        </w:tc>
      </w:tr>
      <w:tr w:rsidR="0036491A" w:rsidRPr="0036491A" w:rsidTr="005427C1">
        <w:trPr>
          <w:trHeight w:hRule="exact" w:val="1183"/>
          <w:jc w:val="center"/>
        </w:trPr>
        <w:tc>
          <w:tcPr>
            <w:tcW w:w="10818" w:type="dxa"/>
            <w:gridSpan w:val="3"/>
            <w:shd w:val="clear" w:color="auto" w:fill="auto"/>
          </w:tcPr>
          <w:p w:rsidR="005427C1" w:rsidRPr="0036491A" w:rsidRDefault="005427C1" w:rsidP="00142F34">
            <w:pPr>
              <w:pStyle w:val="ListParagraph"/>
              <w:numPr>
                <w:ilvl w:val="0"/>
                <w:numId w:val="4"/>
              </w:numPr>
              <w:tabs>
                <w:tab w:val="left" w:pos="180"/>
                <w:tab w:val="left" w:pos="419"/>
              </w:tabs>
              <w:ind w:left="180" w:firstLine="9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ensure the overall Banking operation activities of the branch performed as per the Bank’s policy, procedure, guideline and other pertinent regulation to achieve the Bank’s vision and strategic objectives.</w:t>
            </w:r>
          </w:p>
        </w:tc>
      </w:tr>
      <w:tr w:rsidR="0036491A" w:rsidRPr="0036491A" w:rsidTr="005427C1">
        <w:trPr>
          <w:trHeight w:val="50"/>
          <w:jc w:val="center"/>
        </w:trPr>
        <w:tc>
          <w:tcPr>
            <w:tcW w:w="10818" w:type="dxa"/>
            <w:gridSpan w:val="3"/>
            <w:shd w:val="clear" w:color="auto" w:fill="auto"/>
          </w:tcPr>
          <w:p w:rsidR="005427C1" w:rsidRPr="0036491A" w:rsidRDefault="005427C1" w:rsidP="00142F34">
            <w:pPr>
              <w:pStyle w:val="ListParagraph"/>
              <w:numPr>
                <w:ilvl w:val="0"/>
                <w:numId w:val="4"/>
              </w:numPr>
              <w:tabs>
                <w:tab w:val="left" w:pos="318"/>
                <w:tab w:val="left" w:pos="450"/>
                <w:tab w:val="left" w:pos="519"/>
              </w:tabs>
              <w:ind w:left="180" w:firstLine="180"/>
              <w:rPr>
                <w:rFonts w:ascii="Times New Roman" w:hAnsi="Times New Roman"/>
                <w:sz w:val="24"/>
                <w:szCs w:val="24"/>
              </w:rPr>
            </w:pPr>
            <w:r w:rsidRPr="0036491A">
              <w:rPr>
                <w:rFonts w:ascii="Times New Roman" w:hAnsi="Times New Roman"/>
                <w:b/>
                <w:sz w:val="24"/>
                <w:szCs w:val="24"/>
              </w:rPr>
              <w:t xml:space="preserve">Key Job Duties and Responsibilities: </w:t>
            </w:r>
            <w:r w:rsidRPr="0036491A">
              <w:rPr>
                <w:rFonts w:ascii="Times New Roman" w:hAnsi="Times New Roman"/>
                <w:sz w:val="24"/>
                <w:szCs w:val="24"/>
              </w:rPr>
              <w:t>The job holder’s responsibilities include, but are not limited to:</w:t>
            </w:r>
          </w:p>
          <w:p w:rsidR="005427C1" w:rsidRPr="0036491A" w:rsidRDefault="005427C1" w:rsidP="00142F34">
            <w:pPr>
              <w:pStyle w:val="ListParagraph"/>
              <w:numPr>
                <w:ilvl w:val="0"/>
                <w:numId w:val="77"/>
              </w:numPr>
              <w:tabs>
                <w:tab w:val="left" w:pos="697"/>
              </w:tabs>
              <w:ind w:hanging="642"/>
              <w:jc w:val="both"/>
              <w:rPr>
                <w:rFonts w:ascii="Times New Roman" w:hAnsi="Times New Roman"/>
                <w:sz w:val="24"/>
                <w:szCs w:val="24"/>
              </w:rPr>
            </w:pPr>
            <w:r w:rsidRPr="0036491A">
              <w:rPr>
                <w:rFonts w:ascii="Times New Roman" w:hAnsi="Times New Roman"/>
                <w:sz w:val="24"/>
                <w:szCs w:val="24"/>
              </w:rPr>
              <w:t xml:space="preserve">Plan, coordinate and manage the overall Banking operation activities in the branch;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Set annual operational plan and operational budget of the branch for retail, wholesale and IFB businesses; and digital banking channels;</w:t>
            </w:r>
          </w:p>
          <w:p w:rsidR="005427C1" w:rsidRPr="0036491A" w:rsidRDefault="005427C1" w:rsidP="00142F34">
            <w:pPr>
              <w:pStyle w:val="ListParagraph"/>
              <w:numPr>
                <w:ilvl w:val="0"/>
                <w:numId w:val="77"/>
              </w:numPr>
              <w:tabs>
                <w:tab w:val="left" w:pos="697"/>
              </w:tabs>
              <w:ind w:hanging="642"/>
              <w:jc w:val="both"/>
              <w:rPr>
                <w:rFonts w:ascii="Times New Roman" w:hAnsi="Times New Roman"/>
                <w:sz w:val="24"/>
                <w:szCs w:val="24"/>
              </w:rPr>
            </w:pPr>
            <w:r w:rsidRPr="0036491A">
              <w:rPr>
                <w:rFonts w:ascii="Times New Roman" w:hAnsi="Times New Roman"/>
                <w:sz w:val="24"/>
                <w:szCs w:val="24"/>
              </w:rPr>
              <w:t>Create awareness and clarity to staff of the branch about the Bank’s strategy, plans and corporate views;</w:t>
            </w:r>
          </w:p>
          <w:p w:rsidR="005427C1" w:rsidRPr="0036491A" w:rsidRDefault="005427C1" w:rsidP="00142F34">
            <w:pPr>
              <w:pStyle w:val="ListParagraph"/>
              <w:numPr>
                <w:ilvl w:val="0"/>
                <w:numId w:val="77"/>
              </w:numPr>
              <w:tabs>
                <w:tab w:val="left" w:pos="697"/>
              </w:tabs>
              <w:ind w:hanging="642"/>
              <w:jc w:val="both"/>
              <w:rPr>
                <w:rFonts w:ascii="Times New Roman" w:hAnsi="Times New Roman"/>
                <w:sz w:val="24"/>
                <w:szCs w:val="24"/>
              </w:rPr>
            </w:pPr>
            <w:r w:rsidRPr="0036491A">
              <w:rPr>
                <w:rFonts w:ascii="Times New Roman" w:hAnsi="Times New Roman"/>
                <w:sz w:val="24"/>
                <w:szCs w:val="24"/>
              </w:rPr>
              <w:t>Ensure required resources are satisfied at the branch;</w:t>
            </w:r>
          </w:p>
          <w:p w:rsidR="005427C1" w:rsidRPr="0036491A" w:rsidRDefault="005427C1" w:rsidP="00142F34">
            <w:pPr>
              <w:pStyle w:val="ListParagraph"/>
              <w:numPr>
                <w:ilvl w:val="0"/>
                <w:numId w:val="77"/>
              </w:numPr>
              <w:tabs>
                <w:tab w:val="left" w:pos="697"/>
              </w:tabs>
              <w:ind w:hanging="642"/>
              <w:jc w:val="both"/>
              <w:rPr>
                <w:rFonts w:ascii="Times New Roman" w:hAnsi="Times New Roman"/>
                <w:sz w:val="24"/>
                <w:szCs w:val="24"/>
              </w:rPr>
            </w:pPr>
            <w:r w:rsidRPr="0036491A">
              <w:rPr>
                <w:rFonts w:ascii="Times New Roman" w:hAnsi="Times New Roman"/>
                <w:sz w:val="24"/>
                <w:szCs w:val="24"/>
              </w:rPr>
              <w:t>Conduct daily sales and operational huddle and weekly meetings with staff of the Branch;</w:t>
            </w:r>
          </w:p>
          <w:p w:rsidR="005427C1" w:rsidRPr="0036491A" w:rsidRDefault="005427C1" w:rsidP="00142F34">
            <w:pPr>
              <w:pStyle w:val="ListParagraph"/>
              <w:numPr>
                <w:ilvl w:val="0"/>
                <w:numId w:val="77"/>
              </w:numPr>
              <w:tabs>
                <w:tab w:val="left" w:pos="697"/>
              </w:tabs>
              <w:ind w:hanging="642"/>
              <w:jc w:val="both"/>
              <w:rPr>
                <w:rFonts w:ascii="Times New Roman" w:hAnsi="Times New Roman"/>
                <w:sz w:val="24"/>
                <w:szCs w:val="24"/>
              </w:rPr>
            </w:pPr>
            <w:r w:rsidRPr="0036491A">
              <w:rPr>
                <w:rFonts w:ascii="Times New Roman" w:hAnsi="Times New Roman"/>
                <w:sz w:val="24"/>
                <w:szCs w:val="24"/>
              </w:rPr>
              <w:t>Establish and lead sales, service, and operation teams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Oversee lobby area is managed by staff of the Bank with good knowledge of products &amp; services and having good communication skill;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Oversee the branch maintains sufficient cash balance within the cash holding limits;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Oversee security operations and personnel’s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Make operational risk identification, assessment, measurement and put in place controlling and mitigation mechanisms, and report operational risks to district office regularly;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Ensure the branch appearance is suitable to provide sales, service and operational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Review and guide periodic sales target and strategy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 partnership with individuals, organizations and institutions for customer acquisition;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Ensure the Bank’s distribution channels (branch, digital, agents, merchants, etc.) perform as    planned/designed and identify challenges, resolve any challenges or escalate to the District organ for support;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unmet needs of customer which are beyond the influence of the branch and escalate to the District and HO organs;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Ensure in-branch transactions are minimized as much as possible;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ATMs maintain the minimum acceptable uptime at all times and ATM reconciliation is performed latest by the next business day;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clear separation of conventional and IFB operations at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Have a coaching and feedback session with branch staff directly reporting to him/her;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Identify and address major sales and operational challenges;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Ensure customer and transactional records are kept up-to-date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Sign on loan and mortgage contracts with customers and staff of the Bank;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Keep safe custody of loan security items (e.g. LHC, vehicle certificate of ownership, etc.);</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suspense accounts of the branch are at acceptable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Keep non-performing loans position of the branch is zero or within tolerable limit;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Lead marketers and sales agent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customer queries and complaints are properly handled in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Analyze customer complaints and take strategic action to minimize future instances;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Facilitate efficient and high-quality service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and maintains positive relationship with customers and staffs;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 new and existing Bank’s products, service and alternative channels to the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 the Bank’s image through pro-active handling of customer needs and maximizes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that all performers comply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 xml:space="preserve">Ensure the fulfillment of overall tasks that have given to execute customer-focused service in the process;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 strictly to compliance and operational risk controls in accordance with the Bank’s and regulatory standards, policies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that tasks are completed to the agreed standards;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Work closely with the branch teams in annual plan development, implementation, and quality assurance;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Branch’s competitive position;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Control, review and consolidate Branch’s budget;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regular assessment of all branch –related work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Evaluate annual plans, such as operational plan and performance targets;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Support Branch staff in developing, managing, and enhancing customer relationships;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compliance and monitoring is in place in accordance with Bank’s policies, procedures, and guidelines; and rules, regulations, and standards;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Regularly reports to concerned district organs about the branch’s operation, performance, challenges and risks.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directions given by HO and District organs are strictly implemented in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Collaborates with other branch managers of the Bank to facilitate coordination and integration;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Develop staff capacity development through coaching and mentoring and facilitate formal training;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Instill corporate thinking in staff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Ensure timely rectification of audit findings;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Check and approves balance confirmation as appropriate;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Represent the Bank in social and official affairs and handle correspondences;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Co-work with Client Service Team at District and HO;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that all document related to Credit and International Banking are properly and timely forwarded to the respective processing centers;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Give weekly, monthly and quarterly monthly performance target to staff directly reporting to him/her;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hRule="exact" w:val="2431"/>
          <w:jc w:val="center"/>
        </w:trPr>
        <w:tc>
          <w:tcPr>
            <w:tcW w:w="10818" w:type="dxa"/>
            <w:gridSpan w:val="3"/>
            <w:shd w:val="clear" w:color="auto" w:fill="auto"/>
          </w:tcPr>
          <w:p w:rsidR="005427C1" w:rsidRPr="0036491A" w:rsidRDefault="005427C1" w:rsidP="00142F34">
            <w:pPr>
              <w:pStyle w:val="ListParagraph"/>
              <w:numPr>
                <w:ilvl w:val="0"/>
                <w:numId w:val="4"/>
              </w:numPr>
              <w:tabs>
                <w:tab w:val="left" w:pos="180"/>
                <w:tab w:val="left" w:pos="318"/>
                <w:tab w:val="left" w:pos="519"/>
              </w:tabs>
              <w:ind w:left="180" w:firstLine="9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Business and financial performance;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experience/excellence and growth;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People management;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controls and operational performance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w:t>
            </w:r>
          </w:p>
          <w:p w:rsidR="005427C1" w:rsidRPr="0036491A" w:rsidRDefault="005427C1" w:rsidP="005427C1">
            <w:pPr>
              <w:jc w:val="both"/>
              <w:rPr>
                <w:rFonts w:ascii="Times New Roman" w:hAnsi="Times New Roman"/>
                <w:sz w:val="24"/>
                <w:szCs w:val="24"/>
              </w:rPr>
            </w:pPr>
          </w:p>
          <w:p w:rsidR="005427C1" w:rsidRPr="0036491A" w:rsidRDefault="005427C1" w:rsidP="005427C1">
            <w:pPr>
              <w:jc w:val="both"/>
              <w:rPr>
                <w:rFonts w:ascii="Times New Roman" w:hAnsi="Times New Roman"/>
                <w:sz w:val="24"/>
                <w:szCs w:val="24"/>
              </w:rPr>
            </w:pPr>
          </w:p>
          <w:p w:rsidR="005427C1" w:rsidRPr="0036491A" w:rsidRDefault="005427C1" w:rsidP="005427C1">
            <w:pPr>
              <w:jc w:val="both"/>
              <w:rPr>
                <w:rFonts w:ascii="Times New Roman" w:hAnsi="Times New Roman"/>
                <w:sz w:val="24"/>
                <w:szCs w:val="24"/>
              </w:rPr>
            </w:pPr>
          </w:p>
        </w:tc>
      </w:tr>
      <w:tr w:rsidR="0036491A" w:rsidRPr="0036491A" w:rsidTr="005427C1">
        <w:trPr>
          <w:trHeight w:val="348"/>
          <w:jc w:val="center"/>
        </w:trPr>
        <w:tc>
          <w:tcPr>
            <w:tcW w:w="5958" w:type="dxa"/>
            <w:gridSpan w:val="2"/>
            <w:shd w:val="clear" w:color="auto" w:fill="auto"/>
          </w:tcPr>
          <w:p w:rsidR="005427C1" w:rsidRPr="0036491A" w:rsidRDefault="005427C1" w:rsidP="00142F34">
            <w:pPr>
              <w:pStyle w:val="ListParagraph"/>
              <w:numPr>
                <w:ilvl w:val="0"/>
                <w:numId w:val="4"/>
              </w:numPr>
              <w:tabs>
                <w:tab w:val="left" w:pos="180"/>
                <w:tab w:val="left" w:pos="318"/>
                <w:tab w:val="left" w:pos="519"/>
              </w:tabs>
              <w:ind w:left="180" w:firstLine="90"/>
              <w:jc w:val="both"/>
              <w:rPr>
                <w:rFonts w:ascii="Times New Roman" w:hAnsi="Times New Roman"/>
                <w:b/>
                <w:bCs/>
                <w:sz w:val="24"/>
                <w:szCs w:val="24"/>
              </w:rPr>
            </w:pPr>
            <w:r w:rsidRPr="0036491A">
              <w:rPr>
                <w:rFonts w:ascii="Times New Roman" w:hAnsi="Times New Roman"/>
                <w:b/>
                <w:sz w:val="24"/>
                <w:szCs w:val="24"/>
              </w:rPr>
              <w:t>Summary</w:t>
            </w:r>
            <w:r w:rsidRPr="0036491A">
              <w:rPr>
                <w:rFonts w:ascii="Times New Roman" w:hAnsi="Times New Roman"/>
                <w:b/>
                <w:bCs/>
                <w:sz w:val="24"/>
                <w:szCs w:val="24"/>
              </w:rPr>
              <w:t xml:space="preserve"> of Key Competency, Educational and Professional Requirements: </w:t>
            </w:r>
          </w:p>
          <w:p w:rsidR="005427C1" w:rsidRPr="0036491A" w:rsidRDefault="005427C1" w:rsidP="00142F34">
            <w:pPr>
              <w:pStyle w:val="ListParagraph"/>
              <w:numPr>
                <w:ilvl w:val="1"/>
                <w:numId w:val="2"/>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35"/>
              </w:numPr>
              <w:shd w:val="clear" w:color="auto" w:fill="FFFFFF" w:themeFill="background1"/>
              <w:jc w:val="both"/>
              <w:rPr>
                <w:rFonts w:ascii="Times New Roman" w:hAnsi="Times New Roman"/>
                <w:b/>
                <w:sz w:val="24"/>
                <w:szCs w:val="24"/>
              </w:rPr>
            </w:pPr>
            <w:r w:rsidRPr="0036491A">
              <w:rPr>
                <w:rFonts w:ascii="Times New Roman" w:hAnsi="Times New Roman"/>
                <w:b/>
                <w:bCs/>
                <w:sz w:val="24"/>
                <w:szCs w:val="24"/>
              </w:rPr>
              <w:t>Leadership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Coaches &amp; Mentors,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Deals with Conflict,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Drive for Result,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Empowers others through delegation,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Learning Agility,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Operates from a strategic perspective,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Organizational awareness &amp; diplomacy,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Provides motivational support,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Relationships,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Sets &amp; provides clear Direction. </w:t>
            </w:r>
          </w:p>
          <w:p w:rsidR="005427C1" w:rsidRPr="0036491A" w:rsidRDefault="005427C1" w:rsidP="00142F34">
            <w:pPr>
              <w:pStyle w:val="ListParagraph"/>
              <w:numPr>
                <w:ilvl w:val="1"/>
                <w:numId w:val="36"/>
              </w:num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 xml:space="preserve">Organizational Value Competency </w:t>
            </w:r>
            <w:r w:rsidRPr="0036491A">
              <w:rPr>
                <w:rFonts w:ascii="Times New Roman" w:hAnsi="Times New Roman"/>
                <w:b/>
                <w:bCs/>
                <w:sz w:val="24"/>
                <w:szCs w:val="24"/>
              </w:rPr>
              <w:t>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3"/>
              </w:numPr>
              <w:ind w:left="450" w:hanging="450"/>
              <w:jc w:val="both"/>
              <w:rPr>
                <w:rFonts w:ascii="Times New Roman" w:hAnsi="Times New Roman"/>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Operational Risk Management (Intermediate Level), Budget Management (Advanced Level), Internal Control (Intermediate Level), Process Development &amp; Management (Intermediate Level), Compliance Risk Management  (Intermediate Level), Office Management (Advanced Level), Alternative Channels (ATM, Internet Banking, Mobile Banking, etc) (Intermediate Level), Business controlling (Intermediate Level), Market &amp; Customer Understanding (Intermediate Level), International Banking Operation (Intermediate Level), Credit Risk Management (Novice Level), Branch Operations (Advanced Level), Branch Management (Advanced Level), Customer Relationship Management (Advanced Level), Communicates Clearly (Advanced Level).</w:t>
            </w:r>
          </w:p>
        </w:tc>
        <w:tc>
          <w:tcPr>
            <w:tcW w:w="4860" w:type="dxa"/>
            <w:shd w:val="clear" w:color="auto" w:fill="auto"/>
          </w:tcPr>
          <w:p w:rsidR="005427C1" w:rsidRPr="0036491A" w:rsidRDefault="005427C1" w:rsidP="00142F34">
            <w:pPr>
              <w:pStyle w:val="Default"/>
              <w:numPr>
                <w:ilvl w:val="1"/>
                <w:numId w:val="2"/>
              </w:numPr>
              <w:spacing w:line="360" w:lineRule="auto"/>
              <w:jc w:val="both"/>
              <w:rPr>
                <w:rFonts w:ascii="Times New Roman" w:hAnsi="Times New Roman" w:cs="Times New Roman"/>
                <w:color w:val="auto"/>
              </w:rPr>
            </w:pPr>
            <w:r w:rsidRPr="0036491A">
              <w:rPr>
                <w:rFonts w:ascii="Times New Roman" w:hAnsi="Times New Roman" w:cs="Times New Roman"/>
                <w:b/>
                <w:bCs/>
                <w:color w:val="auto"/>
              </w:rPr>
              <w:lastRenderedPageBreak/>
              <w:t xml:space="preserve">Educational and Professional Requirements </w:t>
            </w:r>
          </w:p>
          <w:p w:rsidR="005427C1" w:rsidRPr="0036491A" w:rsidRDefault="005427C1" w:rsidP="005427C1">
            <w:pPr>
              <w:pStyle w:val="ListParagraph"/>
              <w:ind w:left="77"/>
              <w:jc w:val="both"/>
              <w:rPr>
                <w:rFonts w:ascii="Times New Roman" w:hAnsi="Times New Roman"/>
                <w:sz w:val="24"/>
                <w:szCs w:val="24"/>
              </w:rPr>
            </w:pPr>
            <w:r w:rsidRPr="0036491A">
              <w:rPr>
                <w:rFonts w:ascii="Times New Roman" w:hAnsi="Times New Roman"/>
                <w:sz w:val="24"/>
                <w:szCs w:val="24"/>
              </w:rPr>
              <w:t>Master’s Degree in Economics, Management, Accounting or other Business related fields Or B.A Degree in Economics, Management, Accounting or other Business related fields with 8/10 years of Banking operation experience respectively of which 2 years at Job Grade 14 in Banking Operation Job Family</w:t>
            </w:r>
          </w:p>
        </w:tc>
      </w:tr>
      <w:tr w:rsidR="0036491A" w:rsidRPr="0036491A" w:rsidTr="005427C1">
        <w:trPr>
          <w:trHeight w:val="1361"/>
          <w:jc w:val="center"/>
        </w:trPr>
        <w:tc>
          <w:tcPr>
            <w:tcW w:w="10818" w:type="dxa"/>
            <w:gridSpan w:val="3"/>
            <w:shd w:val="clear" w:color="auto" w:fill="auto"/>
          </w:tcPr>
          <w:p w:rsidR="005427C1" w:rsidRPr="0036491A" w:rsidRDefault="005427C1" w:rsidP="00142F34">
            <w:pPr>
              <w:pStyle w:val="ListParagraph"/>
              <w:numPr>
                <w:ilvl w:val="0"/>
                <w:numId w:val="4"/>
              </w:numPr>
              <w:tabs>
                <w:tab w:val="left" w:pos="180"/>
                <w:tab w:val="left" w:pos="318"/>
                <w:tab w:val="left" w:pos="519"/>
              </w:tabs>
              <w:spacing w:line="240" w:lineRule="auto"/>
              <w:ind w:left="180" w:firstLine="90"/>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5427C1">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spacing w:line="240" w:lineRule="auto"/>
              <w:rPr>
                <w:rFonts w:ascii="Times New Roman" w:eastAsia="Times New Roman" w:hAnsi="Times New Roman"/>
                <w:b/>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r w:rsidR="0036491A" w:rsidRPr="0036491A" w:rsidTr="005427C1">
        <w:trPr>
          <w:trHeight w:val="449"/>
          <w:jc w:val="center"/>
        </w:trPr>
        <w:tc>
          <w:tcPr>
            <w:tcW w:w="10818" w:type="dxa"/>
            <w:gridSpan w:val="3"/>
            <w:shd w:val="clear" w:color="auto" w:fill="auto"/>
          </w:tcPr>
          <w:p w:rsidR="005427C1" w:rsidRPr="0036491A" w:rsidRDefault="005427C1" w:rsidP="00142F34">
            <w:pPr>
              <w:pStyle w:val="ListParagraph"/>
              <w:numPr>
                <w:ilvl w:val="0"/>
                <w:numId w:val="4"/>
              </w:numPr>
              <w:tabs>
                <w:tab w:val="left" w:pos="318"/>
                <w:tab w:val="left" w:pos="360"/>
                <w:tab w:val="left" w:pos="519"/>
              </w:tabs>
              <w:ind w:left="180" w:firstLine="180"/>
              <w:rPr>
                <w:rFonts w:ascii="Times New Roman" w:eastAsia="Times New Roman" w:hAnsi="Times New Roman"/>
                <w:b/>
                <w:sz w:val="24"/>
                <w:szCs w:val="24"/>
              </w:rPr>
            </w:pPr>
            <w:r w:rsidRPr="0036491A">
              <w:rPr>
                <w:rFonts w:ascii="Times New Roman" w:eastAsia="Times New Roman" w:hAnsi="Times New Roman"/>
                <w:b/>
                <w:sz w:val="24"/>
                <w:szCs w:val="24"/>
              </w:rPr>
              <w:t xml:space="preserve">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p w:rsidR="005427C1" w:rsidRPr="0036491A" w:rsidRDefault="005427C1" w:rsidP="005427C1">
            <w:pPr>
              <w:shd w:val="clear" w:color="auto" w:fill="FFFFFF" w:themeFill="background1"/>
              <w:jc w:val="both"/>
              <w:rPr>
                <w:rFonts w:ascii="Times New Roman" w:hAnsi="Times New Roman"/>
                <w:b/>
                <w:sz w:val="24"/>
                <w:szCs w:val="24"/>
              </w:rPr>
            </w:pPr>
          </w:p>
        </w:tc>
      </w:tr>
    </w:tbl>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hAnsi="Times New Roman"/>
          <w:sz w:val="24"/>
          <w:szCs w:val="24"/>
        </w:rPr>
      </w:pPr>
      <w:r w:rsidRPr="0036491A">
        <w:rPr>
          <w:rFonts w:ascii="Times New Roman" w:hAnsi="Times New Roman"/>
          <w:sz w:val="24"/>
          <w:szCs w:val="24"/>
        </w:rPr>
        <w:br w:type="page"/>
      </w:r>
    </w:p>
    <w:p w:rsidR="005427C1" w:rsidRPr="0036491A" w:rsidRDefault="005427C1" w:rsidP="00142F34">
      <w:pPr>
        <w:pStyle w:val="Heading2"/>
        <w:numPr>
          <w:ilvl w:val="1"/>
          <w:numId w:val="7"/>
        </w:numPr>
        <w:spacing w:before="0" w:beforeAutospacing="0" w:after="0" w:afterAutospacing="0"/>
        <w:ind w:left="720"/>
        <w:rPr>
          <w:sz w:val="28"/>
          <w:szCs w:val="28"/>
        </w:rPr>
      </w:pPr>
      <w:bookmarkStart w:id="4" w:name="_Toc123199381"/>
      <w:bookmarkStart w:id="5" w:name="_Toc123284675"/>
      <w:bookmarkStart w:id="6" w:name="_Toc49391206"/>
      <w:r w:rsidRPr="0036491A">
        <w:rPr>
          <w:sz w:val="28"/>
          <w:szCs w:val="28"/>
        </w:rPr>
        <w:lastRenderedPageBreak/>
        <w:t>Branch Business Manager</w:t>
      </w:r>
      <w:bookmarkEnd w:id="4"/>
      <w:bookmarkEnd w:id="5"/>
      <w:r w:rsidRPr="0036491A">
        <w:rPr>
          <w:sz w:val="28"/>
          <w:szCs w:val="28"/>
        </w:rPr>
        <w:t xml:space="preserve"> </w:t>
      </w:r>
      <w:bookmarkEnd w:id="6"/>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1116"/>
        <w:gridCol w:w="4896"/>
      </w:tblGrid>
      <w:tr w:rsidR="0036491A" w:rsidRPr="0036491A" w:rsidTr="005427C1">
        <w:trPr>
          <w:trHeight w:hRule="exact" w:val="281"/>
          <w:jc w:val="center"/>
        </w:trPr>
        <w:tc>
          <w:tcPr>
            <w:tcW w:w="10800" w:type="dxa"/>
            <w:gridSpan w:val="3"/>
            <w:shd w:val="clear" w:color="auto" w:fill="auto"/>
          </w:tcPr>
          <w:p w:rsidR="005427C1" w:rsidRPr="0036491A" w:rsidRDefault="005427C1" w:rsidP="00142F34">
            <w:pPr>
              <w:pStyle w:val="ListParagraph"/>
              <w:numPr>
                <w:ilvl w:val="0"/>
                <w:numId w:val="61"/>
              </w:numPr>
              <w:tabs>
                <w:tab w:val="left" w:pos="502"/>
              </w:tabs>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4788" w:type="dxa"/>
            <w:shd w:val="clear" w:color="auto" w:fill="auto"/>
          </w:tcPr>
          <w:p w:rsidR="005427C1" w:rsidRPr="0036491A" w:rsidRDefault="005427C1" w:rsidP="005427C1">
            <w:pPr>
              <w:rPr>
                <w:rFonts w:ascii="Times New Roman" w:hAnsi="Times New Roman"/>
                <w:b/>
                <w:sz w:val="24"/>
                <w:szCs w:val="24"/>
              </w:rPr>
            </w:pPr>
            <w:r w:rsidRPr="0036491A">
              <w:rPr>
                <w:rFonts w:ascii="Times New Roman" w:hAnsi="Times New Roman"/>
                <w:b/>
                <w:sz w:val="24"/>
                <w:szCs w:val="24"/>
              </w:rPr>
              <w:t xml:space="preserve">Job Title:  </w:t>
            </w:r>
            <w:r w:rsidRPr="0036491A">
              <w:rPr>
                <w:rFonts w:ascii="Times New Roman" w:hAnsi="Times New Roman"/>
                <w:sz w:val="24"/>
                <w:szCs w:val="24"/>
              </w:rPr>
              <w:t>Branch Business Manager</w:t>
            </w:r>
          </w:p>
        </w:tc>
        <w:tc>
          <w:tcPr>
            <w:tcW w:w="6012"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62"/>
          <w:jc w:val="center"/>
        </w:trPr>
        <w:tc>
          <w:tcPr>
            <w:tcW w:w="478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6012" w:type="dxa"/>
            <w:gridSpan w:val="2"/>
            <w:shd w:val="clear" w:color="auto" w:fill="auto"/>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Branch Manager</w:t>
            </w:r>
          </w:p>
        </w:tc>
      </w:tr>
      <w:tr w:rsidR="0036491A" w:rsidRPr="0036491A" w:rsidTr="005427C1">
        <w:trPr>
          <w:trHeight w:hRule="exact" w:val="700"/>
          <w:jc w:val="center"/>
        </w:trPr>
        <w:tc>
          <w:tcPr>
            <w:tcW w:w="478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Division:</w:t>
            </w:r>
            <w:r w:rsidRPr="0036491A">
              <w:rPr>
                <w:rFonts w:ascii="Times New Roman" w:hAnsi="Times New Roman"/>
                <w:bCs/>
                <w:sz w:val="24"/>
                <w:szCs w:val="24"/>
              </w:rPr>
              <w:t xml:space="preserve"> Retail &amp; Branch Banking</w:t>
            </w:r>
          </w:p>
        </w:tc>
        <w:tc>
          <w:tcPr>
            <w:tcW w:w="6012" w:type="dxa"/>
            <w:gridSpan w:val="2"/>
            <w:shd w:val="clear" w:color="auto" w:fill="auto"/>
          </w:tcPr>
          <w:p w:rsidR="005427C1" w:rsidRPr="0036491A" w:rsidRDefault="005427C1" w:rsidP="005427C1">
            <w:pPr>
              <w:ind w:left="18" w:hanging="18"/>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Customer Service Manage-Service and Customer Service Manager-Sales</w:t>
            </w:r>
          </w:p>
        </w:tc>
      </w:tr>
      <w:tr w:rsidR="0036491A" w:rsidRPr="0036491A" w:rsidTr="005427C1">
        <w:trPr>
          <w:trHeight w:hRule="exact" w:val="333"/>
          <w:jc w:val="center"/>
        </w:trPr>
        <w:tc>
          <w:tcPr>
            <w:tcW w:w="478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6012"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3"/>
          <w:jc w:val="center"/>
        </w:trPr>
        <w:tc>
          <w:tcPr>
            <w:tcW w:w="478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13</w:t>
            </w:r>
          </w:p>
        </w:tc>
        <w:tc>
          <w:tcPr>
            <w:tcW w:w="6012" w:type="dxa"/>
            <w:gridSpan w:val="2"/>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62"/>
          <w:jc w:val="center"/>
        </w:trPr>
        <w:tc>
          <w:tcPr>
            <w:tcW w:w="478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Branch</w:t>
            </w:r>
          </w:p>
        </w:tc>
        <w:tc>
          <w:tcPr>
            <w:tcW w:w="6012" w:type="dxa"/>
            <w:gridSpan w:val="2"/>
            <w:shd w:val="clear" w:color="auto" w:fill="auto"/>
          </w:tcPr>
          <w:p w:rsidR="005427C1" w:rsidRPr="0036491A" w:rsidRDefault="005427C1" w:rsidP="005427C1">
            <w:pPr>
              <w:rPr>
                <w:rFonts w:ascii="Times New Roman" w:eastAsia="Times New Roman" w:hAnsi="Times New Roman"/>
                <w:b/>
                <w:bCs/>
                <w:sz w:val="24"/>
                <w:szCs w:val="24"/>
              </w:rPr>
            </w:pPr>
            <w:r w:rsidRPr="0036491A">
              <w:rPr>
                <w:rFonts w:ascii="Times New Roman" w:hAnsi="Times New Roman"/>
                <w:b/>
                <w:sz w:val="24"/>
                <w:szCs w:val="24"/>
              </w:rPr>
              <w:t xml:space="preserve">Job Category: </w:t>
            </w:r>
            <w:r w:rsidRPr="0036491A">
              <w:rPr>
                <w:rFonts w:ascii="Times New Roman" w:eastAsia="Times New Roman" w:hAnsi="Times New Roman"/>
                <w:bCs/>
                <w:sz w:val="24"/>
                <w:szCs w:val="24"/>
              </w:rPr>
              <w:t>Operative Level Management: OLM</w:t>
            </w:r>
          </w:p>
          <w:p w:rsidR="005427C1" w:rsidRPr="0036491A" w:rsidRDefault="005427C1" w:rsidP="005427C1">
            <w:pPr>
              <w:rPr>
                <w:rFonts w:ascii="Times New Roman" w:hAnsi="Times New Roman"/>
                <w:sz w:val="24"/>
                <w:szCs w:val="24"/>
              </w:rPr>
            </w:pPr>
          </w:p>
        </w:tc>
      </w:tr>
      <w:tr w:rsidR="0036491A" w:rsidRPr="0036491A" w:rsidTr="005427C1">
        <w:trPr>
          <w:trHeight w:hRule="exact" w:val="1162"/>
          <w:jc w:val="center"/>
        </w:trPr>
        <w:tc>
          <w:tcPr>
            <w:tcW w:w="10800" w:type="dxa"/>
            <w:gridSpan w:val="3"/>
            <w:shd w:val="clear" w:color="auto" w:fill="auto"/>
          </w:tcPr>
          <w:p w:rsidR="005427C1" w:rsidRPr="0036491A" w:rsidRDefault="005427C1" w:rsidP="00142F34">
            <w:pPr>
              <w:pStyle w:val="ListParagraph"/>
              <w:numPr>
                <w:ilvl w:val="0"/>
                <w:numId w:val="61"/>
              </w:numPr>
              <w:tabs>
                <w:tab w:val="left" w:pos="540"/>
              </w:tabs>
              <w:ind w:left="-90" w:firstLine="36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 xml:space="preserve">To ensure the effectiveness of the branch sales, service and marketing activities, service at the branch meet or exceed customers’ expectations and sales and service operations are performed in compliance with the Bank’s policy, procedure, guideline and other pertinent regulation. </w:t>
            </w:r>
          </w:p>
        </w:tc>
      </w:tr>
      <w:tr w:rsidR="0036491A" w:rsidRPr="0036491A" w:rsidTr="005427C1">
        <w:trPr>
          <w:trHeight w:val="1787"/>
          <w:jc w:val="center"/>
        </w:trPr>
        <w:tc>
          <w:tcPr>
            <w:tcW w:w="10800" w:type="dxa"/>
            <w:gridSpan w:val="3"/>
            <w:shd w:val="clear" w:color="auto" w:fill="auto"/>
          </w:tcPr>
          <w:p w:rsidR="005427C1" w:rsidRPr="0036491A" w:rsidRDefault="005427C1" w:rsidP="00142F34">
            <w:pPr>
              <w:pStyle w:val="ListParagraph"/>
              <w:numPr>
                <w:ilvl w:val="0"/>
                <w:numId w:val="61"/>
              </w:numPr>
              <w:tabs>
                <w:tab w:val="left" w:pos="540"/>
              </w:tabs>
              <w:ind w:left="-90" w:firstLine="360"/>
              <w:jc w:val="both"/>
              <w:rPr>
                <w:rFonts w:ascii="Times New Roman" w:hAnsi="Times New Roman"/>
                <w:sz w:val="24"/>
                <w:szCs w:val="24"/>
              </w:rPr>
            </w:pPr>
            <w:r w:rsidRPr="0036491A">
              <w:rPr>
                <w:rFonts w:ascii="Times New Roman" w:hAnsi="Times New Roman"/>
                <w:b/>
                <w:sz w:val="24"/>
                <w:szCs w:val="24"/>
              </w:rPr>
              <w:t xml:space="preserve">Key Job Duties and Responsibilities: </w:t>
            </w:r>
            <w:r w:rsidRPr="0036491A">
              <w:rPr>
                <w:rFonts w:ascii="Times New Roman" w:hAnsi="Times New Roman"/>
                <w:sz w:val="24"/>
                <w:szCs w:val="24"/>
              </w:rPr>
              <w:t>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Plan, coordinate, monitor and manage in-branch and out-of-branch sales, service and marketing activities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Coordinate customer profiling tasks using different data sources;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sales and service team proactively collects customer information update records;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sales plan of the branch relies on customer records and transaction history;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Coordinate and lead environmental scanning and door to door marketing;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 and manage all Bank products, services and alternative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Conduct daily sales and operational huddle and weekly meetings with staff under his/her supervisions and with the Branch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Plan, coordinate and lead different marketing campaigns at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Certify customers segmentation is performed as per the customer segmentation guideline of the Bank;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Coordinates/handles non-cash customer service requests like cheque issuance, digital banking onboarding, account opening, writing letters to different entities, etc.,</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all prospect and existing customers inquires in relation with sales and service;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lobby area is properly managed by staff of the Bank and rotate staff assigned at Meeter-Greeter role;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Approve customer loan accounts creation in the system.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 balance sheet, P &amp; L accounts (GL monitoring); and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Monitor and ensure business staff compliance with the Bank’s ethical and dressing code of conduct;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Take up duties and responsibilities of the Branch manager on his/her absence;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customer queries and complaints are properly and timely addressed;</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Monitor and assure on daily basis delivery of the Bank’s service at a standard that meets or exceeds customer’s expectation;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and maintains positive relationship with customer and staffs;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 new and existing Bank’s products, service and alternative channels to the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partners and establish/maintain relationship;</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Review performance of agents and merchants recruited by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handle customers and maximizes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all performers under his supervision comply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the fulfillment of overall tasks that have given to execute customer-focused service in the process;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good relationship is maintained with developmental partners, administrative organs and high value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 strictly to compliance and operational risk controls in accordance with the Bank’s and regulatory standards, policies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Countersign on document, sales agreement contracts and approve sales contracts;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Work closely with the branch teams in annual plan development;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Prepare and implement periodic job rotation plan for the Branch sales and service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all Branch sales and services activities are processed accurately and efficiently;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and maintain all Bank products, services and alternative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Evaluate periodically the marketing and sales plans;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rectification of audit report findings related to the branch’s service and sales activities and take remedial 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 conducive working environment for the staff under his/her supervision;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Engage in the resource mobilization activities end-to-end;</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Countersign on documents and transaction tickets,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 xml:space="preserve">Manage and approve transactions on inactive current accounts as required for transactions initiated by team under his/her domain;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Coach and mentor staff under his supervision and propose training needs of the staff to the Branch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Cascade monthly and quarterly performance targets to staff under his/her supervision and track them back;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correspondences in consultation with the Branch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directions and instructions given by the Branch Manager are timely and properly implemented;</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Report periodically to the Branch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duties as assigned.</w:t>
            </w:r>
          </w:p>
        </w:tc>
      </w:tr>
      <w:tr w:rsidR="0036491A" w:rsidRPr="0036491A" w:rsidTr="005427C1">
        <w:trPr>
          <w:trHeight w:val="3499"/>
          <w:jc w:val="center"/>
        </w:trPr>
        <w:tc>
          <w:tcPr>
            <w:tcW w:w="10800" w:type="dxa"/>
            <w:gridSpan w:val="3"/>
            <w:shd w:val="clear" w:color="auto" w:fill="auto"/>
          </w:tcPr>
          <w:p w:rsidR="005427C1" w:rsidRPr="0036491A" w:rsidRDefault="005427C1" w:rsidP="00142F34">
            <w:pPr>
              <w:pStyle w:val="ListParagraph"/>
              <w:numPr>
                <w:ilvl w:val="0"/>
                <w:numId w:val="61"/>
              </w:numPr>
              <w:ind w:left="540" w:hanging="18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and business performance;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Number of Digital Banking Users Recruited and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Transaction migration performance;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experience and growth;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People management;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controls and operational performance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w:t>
            </w:r>
          </w:p>
        </w:tc>
      </w:tr>
      <w:tr w:rsidR="0036491A" w:rsidRPr="0036491A" w:rsidTr="005427C1">
        <w:trPr>
          <w:trHeight w:val="618"/>
          <w:jc w:val="center"/>
        </w:trPr>
        <w:tc>
          <w:tcPr>
            <w:tcW w:w="5904" w:type="dxa"/>
            <w:gridSpan w:val="2"/>
            <w:shd w:val="clear" w:color="auto" w:fill="auto"/>
          </w:tcPr>
          <w:p w:rsidR="005427C1" w:rsidRPr="0036491A" w:rsidRDefault="005427C1" w:rsidP="00142F34">
            <w:pPr>
              <w:pStyle w:val="ListParagraph"/>
              <w:numPr>
                <w:ilvl w:val="0"/>
                <w:numId w:val="61"/>
              </w:numPr>
              <w:ind w:left="270" w:hanging="9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0"/>
                <w:numId w:val="5"/>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5"/>
              </w:numPr>
              <w:shd w:val="clear" w:color="auto" w:fill="FFFFFF" w:themeFill="background1"/>
              <w:jc w:val="both"/>
              <w:rPr>
                <w:rFonts w:ascii="Times New Roman" w:hAnsi="Times New Roman"/>
                <w:b/>
                <w:sz w:val="24"/>
                <w:szCs w:val="24"/>
              </w:rPr>
            </w:pPr>
            <w:r w:rsidRPr="0036491A">
              <w:rPr>
                <w:rFonts w:ascii="Times New Roman" w:hAnsi="Times New Roman"/>
                <w:b/>
                <w:bCs/>
                <w:sz w:val="24"/>
                <w:szCs w:val="24"/>
              </w:rPr>
              <w:t>Leadership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Coaches &amp; Mentors,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Deals with Conflict,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Drive for Result,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Empowers others through delegation,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Learning Agility,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Operates from a strategic perspective,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Organizational awareness &amp; diplomacy,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Provides motivational support,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Relationships,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Sets &amp; provides clear Direction. </w:t>
            </w:r>
          </w:p>
          <w:p w:rsidR="005427C1" w:rsidRPr="0036491A" w:rsidRDefault="005427C1" w:rsidP="00142F34">
            <w:pPr>
              <w:pStyle w:val="ListParagraph"/>
              <w:numPr>
                <w:ilvl w:val="1"/>
                <w:numId w:val="5"/>
              </w:num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 xml:space="preserve">Organizational Value Competency </w:t>
            </w:r>
            <w:r w:rsidRPr="0036491A">
              <w:rPr>
                <w:rFonts w:ascii="Times New Roman" w:hAnsi="Times New Roman"/>
                <w:b/>
                <w:bCs/>
                <w:sz w:val="24"/>
                <w:szCs w:val="24"/>
              </w:rPr>
              <w:t>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5427C1">
            <w:pPr>
              <w:jc w:val="both"/>
              <w:rPr>
                <w:rFonts w:ascii="Times New Roman" w:hAnsi="Times New Roman"/>
                <w:b/>
                <w:bCs/>
                <w:sz w:val="24"/>
                <w:szCs w:val="24"/>
              </w:rPr>
            </w:pPr>
            <w:r w:rsidRPr="0036491A">
              <w:rPr>
                <w:rFonts w:ascii="Times New Roman" w:hAnsi="Times New Roman"/>
                <w:b/>
                <w:bCs/>
                <w:sz w:val="24"/>
                <w:szCs w:val="24"/>
              </w:rPr>
              <w:t>1.3 Technical Competency</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 xml:space="preserve">Operational Risk Management (Intermediate Level), Budget Management (Intermediate Level), Internal Control (Intermediate Level), Compliance Risk Management  (Intermediate Level), Office Management (Intermediate Level), Alternative Channels (ATM, Internet Banking, Mobile Banking, etc) (Intermediate Level), Business controlling (Intermediate Level), Market &amp; Customer Understanding (Intermediate Level), International Banking Operation (Intermediate Level), Credit Risk Management (Novice Level), Risk Analysis, Assessment &amp; Reporting (Novice Level), Industry &amp; Product Knowledge (Intermediate Level), Branch Operations (Intermediate Level), Marketing &amp; Sales (Intermediate Level), Customer Experience (Intermediate Level), Communicates Clearly (Intermediate Level), Customer Relationship Management </w:t>
            </w:r>
            <w:r w:rsidRPr="0036491A">
              <w:rPr>
                <w:rFonts w:ascii="Times New Roman" w:hAnsi="Times New Roman"/>
                <w:sz w:val="24"/>
                <w:szCs w:val="24"/>
              </w:rPr>
              <w:lastRenderedPageBreak/>
              <w:t>(Intermediate Level),Customer Orientation  (Intermediate Level) and Branch Management (Intermediate Level)</w:t>
            </w:r>
          </w:p>
        </w:tc>
        <w:tc>
          <w:tcPr>
            <w:tcW w:w="4896" w:type="dxa"/>
            <w:shd w:val="clear" w:color="auto" w:fill="auto"/>
          </w:tcPr>
          <w:p w:rsidR="005427C1" w:rsidRPr="0036491A" w:rsidRDefault="005427C1" w:rsidP="00142F34">
            <w:pPr>
              <w:pStyle w:val="Default"/>
              <w:numPr>
                <w:ilvl w:val="0"/>
                <w:numId w:val="6"/>
              </w:numPr>
              <w:spacing w:line="360" w:lineRule="auto"/>
              <w:ind w:left="306" w:hanging="306"/>
              <w:jc w:val="both"/>
              <w:rPr>
                <w:rFonts w:ascii="Times New Roman" w:hAnsi="Times New Roman" w:cs="Times New Roman"/>
                <w:color w:val="auto"/>
              </w:rPr>
            </w:pPr>
            <w:r w:rsidRPr="0036491A">
              <w:rPr>
                <w:rFonts w:ascii="Times New Roman" w:hAnsi="Times New Roman" w:cs="Times New Roman"/>
                <w:b/>
                <w:bCs/>
                <w:color w:val="auto"/>
              </w:rPr>
              <w:lastRenderedPageBreak/>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 xml:space="preserve">Master’s Degree in Economics, Management, Accounting or other Business related fields Or B.A Degree in Economics, Management, Accounting or other Business related fields with 6/8 years of Banking experience respectively,  of which 2 years at Job Grade 12 in Banking Operation Job Family. </w:t>
            </w:r>
          </w:p>
        </w:tc>
      </w:tr>
      <w:tr w:rsidR="0036491A" w:rsidRPr="0036491A" w:rsidTr="005427C1">
        <w:trPr>
          <w:trHeight w:hRule="exact" w:val="1562"/>
          <w:jc w:val="center"/>
        </w:trPr>
        <w:tc>
          <w:tcPr>
            <w:tcW w:w="10800" w:type="dxa"/>
            <w:gridSpan w:val="3"/>
            <w:shd w:val="clear" w:color="auto" w:fill="auto"/>
          </w:tcPr>
          <w:p w:rsidR="005427C1" w:rsidRPr="0036491A" w:rsidRDefault="005427C1" w:rsidP="00142F34">
            <w:pPr>
              <w:pStyle w:val="ListParagraph"/>
              <w:numPr>
                <w:ilvl w:val="0"/>
                <w:numId w:val="61"/>
              </w:numPr>
              <w:ind w:left="450" w:hanging="90"/>
              <w:jc w:val="both"/>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5427C1">
            <w:pPr>
              <w:shd w:val="clear" w:color="auto" w:fill="FFFFFF"/>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r w:rsidR="0036491A" w:rsidRPr="0036491A" w:rsidTr="005427C1">
        <w:trPr>
          <w:trHeight w:val="3470"/>
          <w:jc w:val="center"/>
        </w:trPr>
        <w:tc>
          <w:tcPr>
            <w:tcW w:w="10800" w:type="dxa"/>
            <w:gridSpan w:val="3"/>
            <w:shd w:val="clear" w:color="auto" w:fill="auto"/>
          </w:tcPr>
          <w:p w:rsidR="005427C1" w:rsidRPr="0036491A" w:rsidRDefault="005427C1" w:rsidP="00142F34">
            <w:pPr>
              <w:pStyle w:val="ListParagraph"/>
              <w:numPr>
                <w:ilvl w:val="0"/>
                <w:numId w:val="61"/>
              </w:numPr>
              <w:ind w:left="450" w:hanging="90"/>
              <w:jc w:val="both"/>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hAnsi="Times New Roman"/>
          <w:sz w:val="24"/>
          <w:szCs w:val="24"/>
        </w:rPr>
      </w:pPr>
      <w:r w:rsidRPr="0036491A">
        <w:rPr>
          <w:rFonts w:ascii="Times New Roman" w:hAnsi="Times New Roman"/>
          <w:sz w:val="24"/>
          <w:szCs w:val="24"/>
        </w:rPr>
        <w:br w:type="page"/>
      </w:r>
    </w:p>
    <w:p w:rsidR="005427C1" w:rsidRPr="0036491A" w:rsidRDefault="005427C1" w:rsidP="00142F34">
      <w:pPr>
        <w:pStyle w:val="Heading2"/>
        <w:numPr>
          <w:ilvl w:val="1"/>
          <w:numId w:val="8"/>
        </w:numPr>
        <w:spacing w:before="0" w:beforeAutospacing="0" w:after="0" w:afterAutospacing="0"/>
        <w:ind w:left="720"/>
        <w:rPr>
          <w:sz w:val="28"/>
          <w:szCs w:val="28"/>
        </w:rPr>
      </w:pPr>
      <w:bookmarkStart w:id="7" w:name="_Toc123199382"/>
      <w:bookmarkStart w:id="8" w:name="_Toc123284676"/>
      <w:r w:rsidRPr="0036491A">
        <w:rPr>
          <w:sz w:val="28"/>
          <w:szCs w:val="28"/>
        </w:rPr>
        <w:lastRenderedPageBreak/>
        <w:t>Customer Service Manager-Sales</w:t>
      </w:r>
      <w:bookmarkEnd w:id="7"/>
      <w:bookmarkEnd w:id="8"/>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1654"/>
        <w:gridCol w:w="4212"/>
      </w:tblGrid>
      <w:tr w:rsidR="0036491A" w:rsidRPr="0036491A" w:rsidTr="005427C1">
        <w:trPr>
          <w:trHeight w:hRule="exact" w:val="282"/>
          <w:jc w:val="center"/>
        </w:trPr>
        <w:tc>
          <w:tcPr>
            <w:tcW w:w="10800" w:type="dxa"/>
            <w:gridSpan w:val="3"/>
            <w:shd w:val="clear" w:color="auto" w:fill="auto"/>
          </w:tcPr>
          <w:p w:rsidR="005427C1" w:rsidRPr="0036491A" w:rsidRDefault="005427C1" w:rsidP="00142F34">
            <w:pPr>
              <w:pStyle w:val="ListParagraph"/>
              <w:numPr>
                <w:ilvl w:val="0"/>
                <w:numId w:val="62"/>
              </w:numPr>
              <w:ind w:left="450" w:hanging="180"/>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xml:space="preserve"> Customer Service Manager -Sales</w:t>
            </w:r>
          </w:p>
          <w:p w:rsidR="005427C1" w:rsidRPr="0036491A" w:rsidRDefault="005427C1" w:rsidP="005427C1">
            <w:pPr>
              <w:rPr>
                <w:rFonts w:ascii="Times New Roman" w:hAnsi="Times New Roman"/>
                <w:sz w:val="24"/>
                <w:szCs w:val="24"/>
              </w:rPr>
            </w:pPr>
          </w:p>
        </w:tc>
        <w:tc>
          <w:tcPr>
            <w:tcW w:w="5866" w:type="dxa"/>
            <w:gridSpan w:val="2"/>
            <w:shd w:val="clear" w:color="auto" w:fill="auto"/>
          </w:tcPr>
          <w:p w:rsidR="005427C1" w:rsidRPr="0036491A" w:rsidRDefault="005427C1" w:rsidP="005427C1">
            <w:pPr>
              <w:rPr>
                <w:rFonts w:ascii="Times New Roman" w:hAnsi="Times New Roman"/>
                <w:b/>
                <w:sz w:val="24"/>
                <w:szCs w:val="24"/>
              </w:rPr>
            </w:pPr>
            <w:r w:rsidRPr="0036491A">
              <w:rPr>
                <w:rFonts w:ascii="Times New Roman" w:hAnsi="Times New Roman"/>
                <w:b/>
                <w:sz w:val="24"/>
                <w:szCs w:val="24"/>
              </w:rPr>
              <w:t>Organizational Relationships:</w:t>
            </w:r>
          </w:p>
        </w:tc>
      </w:tr>
      <w:tr w:rsidR="0036491A" w:rsidRPr="0036491A" w:rsidTr="005427C1">
        <w:trPr>
          <w:trHeight w:hRule="exact" w:val="362"/>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866" w:type="dxa"/>
            <w:gridSpan w:val="2"/>
            <w:shd w:val="clear" w:color="auto" w:fill="auto"/>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Branch Business  Manager</w:t>
            </w:r>
          </w:p>
        </w:tc>
      </w:tr>
      <w:tr w:rsidR="0036491A" w:rsidRPr="0036491A" w:rsidTr="005427C1">
        <w:trPr>
          <w:trHeight w:hRule="exact" w:val="1125"/>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 xml:space="preserve">Retail &amp; Branch Banking </w:t>
            </w:r>
          </w:p>
        </w:tc>
        <w:tc>
          <w:tcPr>
            <w:tcW w:w="5866" w:type="dxa"/>
            <w:gridSpan w:val="2"/>
            <w:shd w:val="clear" w:color="auto" w:fill="auto"/>
          </w:tcPr>
          <w:p w:rsidR="005427C1" w:rsidRPr="0036491A" w:rsidRDefault="005427C1" w:rsidP="005427C1">
            <w:pPr>
              <w:ind w:left="72"/>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Senior Branch Banking Officer-Sales, Branch Banking Officer-Sales, Junior Officer I,  Junior Officer II and Bank Trainee.</w:t>
            </w:r>
          </w:p>
        </w:tc>
      </w:tr>
      <w:tr w:rsidR="0036491A" w:rsidRPr="0036491A" w:rsidTr="005427C1">
        <w:trPr>
          <w:trHeight w:hRule="exact" w:val="372"/>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866"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Type of Employment</w:t>
            </w:r>
            <w:r w:rsidRPr="0036491A">
              <w:rPr>
                <w:rFonts w:ascii="Times New Roman" w:hAnsi="Times New Roman"/>
                <w:sz w:val="24"/>
                <w:szCs w:val="24"/>
              </w:rPr>
              <w:t>: Permanent</w:t>
            </w:r>
          </w:p>
        </w:tc>
      </w:tr>
      <w:tr w:rsidR="0036491A" w:rsidRPr="0036491A" w:rsidTr="005427C1">
        <w:trPr>
          <w:trHeight w:hRule="exact" w:val="291"/>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Grade</w:t>
            </w:r>
            <w:r w:rsidRPr="0036491A">
              <w:rPr>
                <w:rFonts w:ascii="Times New Roman" w:hAnsi="Times New Roman"/>
                <w:sz w:val="24"/>
                <w:szCs w:val="24"/>
              </w:rPr>
              <w:t>: 12</w:t>
            </w:r>
          </w:p>
        </w:tc>
        <w:tc>
          <w:tcPr>
            <w:tcW w:w="5866" w:type="dxa"/>
            <w:gridSpan w:val="2"/>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18"/>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Unit</w:t>
            </w:r>
            <w:r w:rsidRPr="0036491A">
              <w:rPr>
                <w:rFonts w:ascii="Times New Roman" w:hAnsi="Times New Roman"/>
                <w:sz w:val="24"/>
                <w:szCs w:val="24"/>
              </w:rPr>
              <w:t>:  Branch</w:t>
            </w:r>
          </w:p>
        </w:tc>
        <w:tc>
          <w:tcPr>
            <w:tcW w:w="5866"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Category</w:t>
            </w:r>
            <w:r w:rsidRPr="0036491A">
              <w:rPr>
                <w:rFonts w:ascii="Times New Roman" w:hAnsi="Times New Roman"/>
                <w:sz w:val="24"/>
                <w:szCs w:val="24"/>
              </w:rPr>
              <w:t xml:space="preserve">: </w:t>
            </w:r>
            <w:r w:rsidRPr="0036491A">
              <w:rPr>
                <w:rFonts w:ascii="Times New Roman" w:eastAsia="Times New Roman" w:hAnsi="Times New Roman"/>
                <w:bCs/>
                <w:sz w:val="24"/>
                <w:szCs w:val="24"/>
              </w:rPr>
              <w:t>Operative Level Management: OLM</w:t>
            </w:r>
          </w:p>
        </w:tc>
      </w:tr>
      <w:tr w:rsidR="0036491A" w:rsidRPr="0036491A" w:rsidTr="005427C1">
        <w:trPr>
          <w:trHeight w:hRule="exact" w:val="1269"/>
          <w:jc w:val="center"/>
        </w:trPr>
        <w:tc>
          <w:tcPr>
            <w:tcW w:w="10800" w:type="dxa"/>
            <w:gridSpan w:val="3"/>
            <w:shd w:val="clear" w:color="auto" w:fill="auto"/>
          </w:tcPr>
          <w:p w:rsidR="005427C1" w:rsidRPr="0036491A" w:rsidRDefault="005427C1" w:rsidP="00142F34">
            <w:pPr>
              <w:pStyle w:val="ListParagraph"/>
              <w:numPr>
                <w:ilvl w:val="0"/>
                <w:numId w:val="62"/>
              </w:numPr>
              <w:tabs>
                <w:tab w:val="left" w:pos="450"/>
              </w:tabs>
              <w:ind w:left="90" w:firstLine="180"/>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 xml:space="preserve">To sale Bank products and services, mobilizes resources, expands service accessibility through alternatives channels, attend customer requests and create culture that meets or exceeds customers expectation as per the Bank’s policy, procedure, guideline and other pertinent regulation. </w:t>
            </w:r>
          </w:p>
        </w:tc>
      </w:tr>
      <w:tr w:rsidR="0036491A" w:rsidRPr="0036491A" w:rsidTr="005427C1">
        <w:trPr>
          <w:trHeight w:val="1337"/>
          <w:jc w:val="center"/>
        </w:trPr>
        <w:tc>
          <w:tcPr>
            <w:tcW w:w="10800" w:type="dxa"/>
            <w:gridSpan w:val="3"/>
            <w:shd w:val="clear" w:color="auto" w:fill="auto"/>
          </w:tcPr>
          <w:p w:rsidR="005427C1" w:rsidRPr="0036491A" w:rsidRDefault="005427C1" w:rsidP="00142F34">
            <w:pPr>
              <w:pStyle w:val="ListParagraph"/>
              <w:numPr>
                <w:ilvl w:val="0"/>
                <w:numId w:val="62"/>
              </w:numPr>
              <w:tabs>
                <w:tab w:val="left" w:pos="472"/>
              </w:tabs>
              <w:rPr>
                <w:rFonts w:ascii="Times New Roman" w:hAnsi="Times New Roman"/>
                <w:sz w:val="24"/>
                <w:szCs w:val="24"/>
              </w:rPr>
            </w:pPr>
            <w:r w:rsidRPr="0036491A">
              <w:rPr>
                <w:rFonts w:ascii="Times New Roman" w:hAnsi="Times New Roman"/>
                <w:b/>
                <w:bCs/>
                <w:sz w:val="24"/>
                <w:szCs w:val="24"/>
              </w:rPr>
              <w:t>Key Job Duties and Responsibilities</w:t>
            </w:r>
            <w:r w:rsidRPr="0036491A">
              <w:rPr>
                <w:rFonts w:ascii="Times New Roman" w:hAnsi="Times New Roman"/>
                <w:sz w:val="24"/>
                <w:szCs w:val="24"/>
              </w:rPr>
              <w:t>: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Plan the daily and weekly sales activities of the branch in consultation with the Branch Business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Establish proactive customer contact strategy for cross-sell and up-sell,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Lead the daily marketing and sales activities of the Branch for both Retail and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 in the daily and weekly sales meetings,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availability and distribution of promotional materials,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Follow daily the sales performance of the branch and generate report,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Monitor and authorize products/services sold to customer on time and sales team maintains after sales relationship with the customer to make sure promises are kept,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Coach, mentor and motivate Sales-force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all prospects and existing customers’ inquiries and complaints resulting from sales engagements addressed in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Increase uptake of the Bank’s products, services and alternatives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and maintain positive relationship with customer and staff,</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engagement with customers and maximize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Ensure all staff comply with regulatory standards, Bank’s policies, procedures, codes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the performance of each task with the Bank’s standards (SDT),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Adhere strictly to compliance and operational risk controls in accordance with the Bank’s standards,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Promote new and existing Bank’s products, services and alternative channels,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Select and equip the dedicated sales area with required resources,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Develop action plans and techniques in collaboration with Branch Business Manager necessary for achieving sales targets,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 sales records, create sales lead and opportunities for further selling,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Drive sales to achieve business targets through coordination of Branch Business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Support the Branch Business team sales effort and product-related technical support,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 effective selling of products and services throughout all levels in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Prepare market research and plan, regularly scan the business environment and update market research,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Communicate regularly the trends and developments in the market area to Branch Business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Arrange and participate in periodic discussion with high-value customers and developmental partners,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customers’ queries and complaints are addressed appropriately,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Propose and manage sales campaign at the branch level with Branch Business teams,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and recruit potential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the relationship with merchants and agents,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regular follow-up is conducted on the performance of PoS,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regular follow-up of the performance of Agent Banking (i.e., CBE birr customers, merchants and agents),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Propose potential business site for deployment of PoS and ATM,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Periodically report to the Branch Business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1990"/>
          <w:jc w:val="center"/>
        </w:trPr>
        <w:tc>
          <w:tcPr>
            <w:tcW w:w="10800" w:type="dxa"/>
            <w:gridSpan w:val="3"/>
            <w:shd w:val="clear" w:color="auto" w:fill="auto"/>
          </w:tcPr>
          <w:p w:rsidR="005427C1" w:rsidRPr="0036491A" w:rsidRDefault="005427C1" w:rsidP="00142F34">
            <w:pPr>
              <w:pStyle w:val="ListParagraph"/>
              <w:numPr>
                <w:ilvl w:val="0"/>
                <w:numId w:val="62"/>
              </w:numPr>
              <w:tabs>
                <w:tab w:val="left" w:pos="510"/>
              </w:tabs>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val="2959"/>
          <w:jc w:val="center"/>
        </w:trPr>
        <w:tc>
          <w:tcPr>
            <w:tcW w:w="6588" w:type="dxa"/>
            <w:gridSpan w:val="2"/>
            <w:shd w:val="clear" w:color="auto" w:fill="auto"/>
          </w:tcPr>
          <w:p w:rsidR="005427C1" w:rsidRPr="0036491A" w:rsidRDefault="005427C1" w:rsidP="00142F34">
            <w:pPr>
              <w:pStyle w:val="ListParagraph"/>
              <w:numPr>
                <w:ilvl w:val="0"/>
                <w:numId w:val="62"/>
              </w:numPr>
              <w:ind w:left="360" w:hanging="90"/>
              <w:jc w:val="both"/>
              <w:rPr>
                <w:rFonts w:ascii="Times New Roman" w:hAnsi="Times New Roman"/>
                <w:b/>
                <w:bCs/>
                <w:sz w:val="24"/>
                <w:szCs w:val="24"/>
              </w:rPr>
            </w:pPr>
            <w:r w:rsidRPr="0036491A">
              <w:rPr>
                <w:rFonts w:ascii="Times New Roman" w:hAnsi="Times New Roman"/>
                <w:b/>
                <w:bCs/>
                <w:sz w:val="24"/>
                <w:szCs w:val="24"/>
              </w:rPr>
              <w:lastRenderedPageBreak/>
              <w:t xml:space="preserve">Summary of Key Competency, Educational and Professional Requirements: </w:t>
            </w:r>
          </w:p>
          <w:p w:rsidR="005427C1" w:rsidRPr="0036491A" w:rsidRDefault="005427C1" w:rsidP="00142F34">
            <w:pPr>
              <w:pStyle w:val="ListParagraph"/>
              <w:numPr>
                <w:ilvl w:val="0"/>
                <w:numId w:val="9"/>
              </w:numPr>
              <w:ind w:left="450" w:hanging="270"/>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37"/>
              </w:numPr>
              <w:shd w:val="clear" w:color="auto" w:fill="FFFFFF" w:themeFill="background1"/>
              <w:ind w:left="540"/>
              <w:jc w:val="both"/>
              <w:rPr>
                <w:rFonts w:ascii="Times New Roman" w:hAnsi="Times New Roman"/>
                <w:b/>
                <w:sz w:val="24"/>
                <w:szCs w:val="24"/>
              </w:rPr>
            </w:pPr>
            <w:r w:rsidRPr="0036491A">
              <w:rPr>
                <w:rFonts w:ascii="Times New Roman" w:hAnsi="Times New Roman"/>
                <w:b/>
                <w:bCs/>
                <w:sz w:val="24"/>
                <w:szCs w:val="24"/>
              </w:rPr>
              <w:t>Leadership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Coaches &amp; Mentors,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Deals with Conflict,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Drive for Result,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Empowers others through delegation,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Learning Agility,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Operates from a strategic perspective,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Organizational awareness &amp; diplomacy,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Provides motivational support,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Relationships,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Sets &amp; provides clear Direction.</w:t>
            </w:r>
          </w:p>
          <w:p w:rsidR="005427C1" w:rsidRPr="0036491A" w:rsidRDefault="005427C1" w:rsidP="00142F34">
            <w:pPr>
              <w:pStyle w:val="ListParagraph"/>
              <w:numPr>
                <w:ilvl w:val="1"/>
                <w:numId w:val="38"/>
              </w:numPr>
              <w:shd w:val="clear" w:color="auto" w:fill="FFFFFF" w:themeFill="background1"/>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38"/>
              </w:numPr>
              <w:shd w:val="clear" w:color="auto" w:fill="FFFFFF" w:themeFill="background1"/>
              <w:rPr>
                <w:rFonts w:ascii="Times New Roman" w:hAnsi="Times New Roman"/>
                <w:b/>
                <w:bCs/>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 xml:space="preserve">Operational Risk Management (Intermediate Level), Budget Management (Intermediate Level), Internal Control (Intermediate Level), Compliance Risk Management  (Intermediate Level), </w:t>
            </w:r>
            <w:r w:rsidRPr="0036491A">
              <w:rPr>
                <w:rFonts w:ascii="Times New Roman" w:hAnsi="Times New Roman"/>
                <w:sz w:val="24"/>
                <w:szCs w:val="24"/>
              </w:rPr>
              <w:lastRenderedPageBreak/>
              <w:t>Office Management (Intermediate Level), Alternative Channels (ATM, Internet Banking, Mobile Banking, etc) (Intermediate Level), Business controlling (Intermediate Level), Market &amp; Customer Understanding (Intermediate Level), International Banking Operation (Intermediate Level), Credit Risk Management (Novice Level), Risk Analysis, Assessment &amp; Reporting (Novice Level), Branch Operations (Intermediate Level), Marketing &amp; Sales (Advanced Level), Customer Experience (Intermediate Level), Industry &amp; Product Knowledge (Intermediate Level), Communicates Clearly (Intermediate Level), Customer Relationship Management (Intermediate Level), Customer Orientation  (Intermediate Level)</w:t>
            </w:r>
          </w:p>
        </w:tc>
        <w:tc>
          <w:tcPr>
            <w:tcW w:w="4212" w:type="dxa"/>
            <w:shd w:val="clear" w:color="auto" w:fill="auto"/>
          </w:tcPr>
          <w:p w:rsidR="005427C1" w:rsidRPr="0036491A" w:rsidRDefault="005427C1" w:rsidP="005427C1">
            <w:pPr>
              <w:pStyle w:val="Default"/>
              <w:spacing w:line="360" w:lineRule="auto"/>
              <w:ind w:left="270" w:hanging="365"/>
              <w:jc w:val="both"/>
              <w:rPr>
                <w:rFonts w:ascii="Times New Roman" w:hAnsi="Times New Roman" w:cs="Times New Roman"/>
                <w:color w:val="auto"/>
              </w:rPr>
            </w:pPr>
            <w:r w:rsidRPr="0036491A">
              <w:rPr>
                <w:rFonts w:ascii="Times New Roman" w:hAnsi="Times New Roman" w:cs="Times New Roman"/>
                <w:b/>
                <w:bCs/>
                <w:color w:val="auto"/>
              </w:rPr>
              <w:lastRenderedPageBreak/>
              <w:t xml:space="preserve">2.Educational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 Degree in Economics, Management, Accounting or other business related field; with 7 years of Banking experience of which 1 year at Job Grade 11 in  Banking Operation Job Family.</w:t>
            </w:r>
          </w:p>
        </w:tc>
      </w:tr>
      <w:tr w:rsidR="0036491A" w:rsidRPr="0036491A" w:rsidTr="005427C1">
        <w:trPr>
          <w:trHeight w:hRule="exact" w:val="1634"/>
          <w:jc w:val="center"/>
        </w:trPr>
        <w:tc>
          <w:tcPr>
            <w:tcW w:w="10800" w:type="dxa"/>
            <w:gridSpan w:val="3"/>
            <w:shd w:val="clear" w:color="auto" w:fill="auto"/>
          </w:tcPr>
          <w:p w:rsidR="005427C1" w:rsidRPr="0036491A" w:rsidRDefault="005427C1" w:rsidP="00142F34">
            <w:pPr>
              <w:pStyle w:val="ListParagraph"/>
              <w:numPr>
                <w:ilvl w:val="0"/>
                <w:numId w:val="62"/>
              </w:num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5427C1">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hAnsi="Times New Roman"/>
                <w:b/>
                <w:sz w:val="24"/>
                <w:szCs w:val="24"/>
              </w:rPr>
              <w:t xml:space="preserve"> Name:____________________________Signature:___________________Date:__________________</w:t>
            </w:r>
          </w:p>
        </w:tc>
      </w:tr>
      <w:tr w:rsidR="0036491A" w:rsidRPr="0036491A" w:rsidTr="005427C1">
        <w:trPr>
          <w:trHeight w:val="353"/>
          <w:jc w:val="center"/>
        </w:trPr>
        <w:tc>
          <w:tcPr>
            <w:tcW w:w="10800" w:type="dxa"/>
            <w:gridSpan w:val="3"/>
            <w:shd w:val="clear" w:color="auto" w:fill="auto"/>
          </w:tcPr>
          <w:p w:rsidR="005427C1" w:rsidRPr="0036491A" w:rsidRDefault="005427C1" w:rsidP="00142F34">
            <w:pPr>
              <w:pStyle w:val="ListParagraph"/>
              <w:numPr>
                <w:ilvl w:val="0"/>
                <w:numId w:val="62"/>
              </w:numPr>
              <w:shd w:val="clear" w:color="auto" w:fill="FFFFFF"/>
              <w:ind w:hanging="270"/>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hAnsi="Times New Roman"/>
          <w:sz w:val="24"/>
          <w:szCs w:val="24"/>
        </w:rPr>
      </w:pPr>
      <w:r w:rsidRPr="0036491A">
        <w:rPr>
          <w:rFonts w:ascii="Times New Roman" w:hAnsi="Times New Roman"/>
          <w:sz w:val="24"/>
          <w:szCs w:val="24"/>
        </w:rPr>
        <w:br w:type="page"/>
      </w:r>
    </w:p>
    <w:p w:rsidR="005427C1" w:rsidRPr="0036491A" w:rsidRDefault="005427C1" w:rsidP="005427C1">
      <w:pPr>
        <w:pStyle w:val="Heading2"/>
        <w:spacing w:before="0" w:beforeAutospacing="0" w:after="0" w:afterAutospacing="0"/>
        <w:rPr>
          <w:sz w:val="28"/>
          <w:szCs w:val="28"/>
        </w:rPr>
      </w:pPr>
      <w:bookmarkStart w:id="9" w:name="_Toc123199383"/>
      <w:bookmarkStart w:id="10" w:name="_Toc123284677"/>
      <w:r w:rsidRPr="0036491A">
        <w:rPr>
          <w:sz w:val="28"/>
          <w:szCs w:val="28"/>
        </w:rPr>
        <w:lastRenderedPageBreak/>
        <w:t>1.4. Customer Service Manager-Service</w:t>
      </w:r>
      <w:bookmarkEnd w:id="9"/>
      <w:bookmarkEnd w:id="10"/>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1654"/>
        <w:gridCol w:w="4212"/>
      </w:tblGrid>
      <w:tr w:rsidR="0036491A" w:rsidRPr="0036491A" w:rsidTr="005427C1">
        <w:trPr>
          <w:trHeight w:hRule="exact" w:val="282"/>
          <w:jc w:val="center"/>
        </w:trPr>
        <w:tc>
          <w:tcPr>
            <w:tcW w:w="10800" w:type="dxa"/>
            <w:gridSpan w:val="3"/>
            <w:shd w:val="clear" w:color="auto" w:fill="auto"/>
          </w:tcPr>
          <w:p w:rsidR="005427C1" w:rsidRPr="0036491A" w:rsidRDefault="005427C1" w:rsidP="00142F34">
            <w:pPr>
              <w:pStyle w:val="ListParagraph"/>
              <w:numPr>
                <w:ilvl w:val="0"/>
                <w:numId w:val="63"/>
              </w:numPr>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xml:space="preserve"> Customer Service Manager -Service</w:t>
            </w:r>
          </w:p>
          <w:p w:rsidR="005427C1" w:rsidRPr="0036491A" w:rsidRDefault="005427C1" w:rsidP="005427C1">
            <w:pPr>
              <w:rPr>
                <w:rFonts w:ascii="Times New Roman" w:hAnsi="Times New Roman"/>
                <w:sz w:val="24"/>
                <w:szCs w:val="24"/>
              </w:rPr>
            </w:pPr>
          </w:p>
        </w:tc>
        <w:tc>
          <w:tcPr>
            <w:tcW w:w="5866" w:type="dxa"/>
            <w:gridSpan w:val="2"/>
            <w:shd w:val="clear" w:color="auto" w:fill="auto"/>
          </w:tcPr>
          <w:p w:rsidR="005427C1" w:rsidRPr="0036491A" w:rsidRDefault="005427C1" w:rsidP="005427C1">
            <w:pPr>
              <w:rPr>
                <w:rFonts w:ascii="Times New Roman" w:hAnsi="Times New Roman"/>
                <w:b/>
                <w:sz w:val="24"/>
                <w:szCs w:val="24"/>
              </w:rPr>
            </w:pPr>
            <w:r w:rsidRPr="0036491A">
              <w:rPr>
                <w:rFonts w:ascii="Times New Roman" w:hAnsi="Times New Roman"/>
                <w:b/>
                <w:sz w:val="24"/>
                <w:szCs w:val="24"/>
              </w:rPr>
              <w:t>Organizational Relationships:</w:t>
            </w:r>
          </w:p>
        </w:tc>
      </w:tr>
      <w:tr w:rsidR="0036491A" w:rsidRPr="0036491A" w:rsidTr="005427C1">
        <w:trPr>
          <w:trHeight w:hRule="exact" w:val="362"/>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866" w:type="dxa"/>
            <w:gridSpan w:val="2"/>
            <w:shd w:val="clear" w:color="auto" w:fill="auto"/>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Branch Business  Manager</w:t>
            </w:r>
          </w:p>
        </w:tc>
      </w:tr>
      <w:tr w:rsidR="0036491A" w:rsidRPr="0036491A" w:rsidTr="005427C1">
        <w:trPr>
          <w:trHeight w:hRule="exact" w:val="1125"/>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 xml:space="preserve">Retail &amp; Branch Banking </w:t>
            </w:r>
          </w:p>
        </w:tc>
        <w:tc>
          <w:tcPr>
            <w:tcW w:w="5866" w:type="dxa"/>
            <w:gridSpan w:val="2"/>
            <w:shd w:val="clear" w:color="auto" w:fill="auto"/>
          </w:tcPr>
          <w:p w:rsidR="005427C1" w:rsidRPr="0036491A" w:rsidRDefault="005427C1" w:rsidP="005427C1">
            <w:pPr>
              <w:ind w:left="72"/>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Senior Branch Banking Officer-Service,  Branch Banking Officer-Service, Junior Officer I,  Junior Officer II and Bank Trainee.</w:t>
            </w:r>
          </w:p>
        </w:tc>
      </w:tr>
      <w:tr w:rsidR="0036491A" w:rsidRPr="0036491A" w:rsidTr="005427C1">
        <w:trPr>
          <w:trHeight w:hRule="exact" w:val="372"/>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866"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Type of Employment</w:t>
            </w:r>
            <w:r w:rsidRPr="0036491A">
              <w:rPr>
                <w:rFonts w:ascii="Times New Roman" w:hAnsi="Times New Roman"/>
                <w:sz w:val="24"/>
                <w:szCs w:val="24"/>
              </w:rPr>
              <w:t>: Permanent</w:t>
            </w:r>
          </w:p>
        </w:tc>
      </w:tr>
      <w:tr w:rsidR="0036491A" w:rsidRPr="0036491A" w:rsidTr="005427C1">
        <w:trPr>
          <w:trHeight w:hRule="exact" w:val="291"/>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Grade</w:t>
            </w:r>
            <w:r w:rsidRPr="0036491A">
              <w:rPr>
                <w:rFonts w:ascii="Times New Roman" w:hAnsi="Times New Roman"/>
                <w:sz w:val="24"/>
                <w:szCs w:val="24"/>
              </w:rPr>
              <w:t>: 12</w:t>
            </w:r>
          </w:p>
        </w:tc>
        <w:tc>
          <w:tcPr>
            <w:tcW w:w="5866" w:type="dxa"/>
            <w:gridSpan w:val="2"/>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18"/>
          <w:jc w:val="center"/>
        </w:trPr>
        <w:tc>
          <w:tcPr>
            <w:tcW w:w="493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Unit</w:t>
            </w:r>
            <w:r w:rsidRPr="0036491A">
              <w:rPr>
                <w:rFonts w:ascii="Times New Roman" w:hAnsi="Times New Roman"/>
                <w:sz w:val="24"/>
                <w:szCs w:val="24"/>
              </w:rPr>
              <w:t>:  Branch</w:t>
            </w:r>
          </w:p>
        </w:tc>
        <w:tc>
          <w:tcPr>
            <w:tcW w:w="5866"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Category</w:t>
            </w:r>
            <w:r w:rsidRPr="0036491A">
              <w:rPr>
                <w:rFonts w:ascii="Times New Roman" w:hAnsi="Times New Roman"/>
                <w:sz w:val="24"/>
                <w:szCs w:val="24"/>
              </w:rPr>
              <w:t xml:space="preserve">: </w:t>
            </w:r>
            <w:r w:rsidRPr="0036491A">
              <w:rPr>
                <w:rFonts w:ascii="Times New Roman" w:eastAsia="Times New Roman" w:hAnsi="Times New Roman"/>
                <w:bCs/>
                <w:sz w:val="24"/>
                <w:szCs w:val="24"/>
              </w:rPr>
              <w:t>Operative Level Management: OLM</w:t>
            </w:r>
          </w:p>
        </w:tc>
      </w:tr>
      <w:tr w:rsidR="0036491A" w:rsidRPr="0036491A" w:rsidTr="005427C1">
        <w:trPr>
          <w:trHeight w:hRule="exact" w:val="1269"/>
          <w:jc w:val="center"/>
        </w:trPr>
        <w:tc>
          <w:tcPr>
            <w:tcW w:w="10800" w:type="dxa"/>
            <w:gridSpan w:val="3"/>
            <w:shd w:val="clear" w:color="auto" w:fill="auto"/>
          </w:tcPr>
          <w:p w:rsidR="005427C1" w:rsidRPr="0036491A" w:rsidRDefault="005427C1" w:rsidP="00142F34">
            <w:pPr>
              <w:pStyle w:val="ListParagraph"/>
              <w:numPr>
                <w:ilvl w:val="0"/>
                <w:numId w:val="63"/>
              </w:numPr>
              <w:tabs>
                <w:tab w:val="left" w:pos="450"/>
              </w:tabs>
              <w:ind w:left="90" w:firstLine="180"/>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 xml:space="preserve">To serve the Bank’s customers, mobilizes resources, expands branch accessibility through alternatives channels, attained customers request and provides efficient and high quality service to customers as per the Bank’s policy, procedure, guideline and other pertinent regulation. </w:t>
            </w:r>
          </w:p>
        </w:tc>
      </w:tr>
      <w:tr w:rsidR="0036491A" w:rsidRPr="0036491A" w:rsidTr="005427C1">
        <w:trPr>
          <w:trHeight w:val="1337"/>
          <w:jc w:val="center"/>
        </w:trPr>
        <w:tc>
          <w:tcPr>
            <w:tcW w:w="10800" w:type="dxa"/>
            <w:gridSpan w:val="3"/>
            <w:shd w:val="clear" w:color="auto" w:fill="auto"/>
          </w:tcPr>
          <w:p w:rsidR="005427C1" w:rsidRPr="0036491A" w:rsidRDefault="005427C1" w:rsidP="00142F34">
            <w:pPr>
              <w:pStyle w:val="ListParagraph"/>
              <w:numPr>
                <w:ilvl w:val="0"/>
                <w:numId w:val="63"/>
              </w:numPr>
              <w:tabs>
                <w:tab w:val="left" w:pos="427"/>
                <w:tab w:val="left" w:pos="622"/>
              </w:tabs>
              <w:ind w:hanging="923"/>
              <w:rPr>
                <w:rFonts w:ascii="Times New Roman" w:hAnsi="Times New Roman"/>
                <w:sz w:val="24"/>
                <w:szCs w:val="24"/>
              </w:rPr>
            </w:pPr>
            <w:r w:rsidRPr="0036491A">
              <w:rPr>
                <w:rFonts w:ascii="Times New Roman" w:hAnsi="Times New Roman"/>
                <w:b/>
                <w:bCs/>
                <w:sz w:val="24"/>
                <w:szCs w:val="24"/>
              </w:rPr>
              <w:t>Key Job Duties and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Plan service activities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Oversee and approve digital channel onboarding operations;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Lead documents authentication and KYC operations in the branch;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customer profile is updated continuously for all customer segments;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Plan, coordinate and lead daily, weekly service team’s operations;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sells of the Bank’s products and services in-branch;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migration of in-branch transactions to the digital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Supervise the lobby area by assigning the right Meeter-Greeter, ensure branch office is clean and convenient for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 collaboration with the Branch Controller, measure SDT of the branch and take corrective actions for deviations;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customer requests are served as per the standard delivery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customer requests and complains;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Establish ATM card, passbook and all other register book and keep it in safe  custody;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product and service request of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cleanliness of the branch, monitor lobby area, and avail relevant supplies to the branch teams from stock of stationary items;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 xml:space="preserve">Ensure continuous improvement of customers experience;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Monitor and authorize products/services sold to customer on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Oversee opening and authorization of customer accounts at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 customers complain database and inform sales team and the Branch Business Manager regularly;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Make sure customers will always have single point of contact in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Provide solution to customer complaint or escalate it;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delivery of service in-branch meet or exceed customer expectations;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Properly follow the customer creation process at the branch and ensure proper customer profile is created for each new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Merge customer ID as per the customer request or if it is necessary;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PIN and Payment card delivery;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and maintains positive relationship with customer and staff;</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handle customers and maximizes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all staff comply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Ensure the performance of each task with the Bank’s standards (SDT);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Adhere strictly to compliance and operational risk controls in accordance with the Bank’s standards;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Promote new and existing Banks products, service and alternative channels;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Develops action plans and techniques in collaboration with Branch Business Manager necessary for achieving service excellence targets;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Support the Branch service team to the service and product related technical needs;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 effective services throughout all levels in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Prepare card delivery assessment to identify challenges and to initiate changes in card activation;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the customer’s queries and complaints are addressed appropriately;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Propose and manages service improvement campaign at the branch level with Branch Business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and propose potential service improvement areas;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Report periodically to the Branch Business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Perform other assigned duties. </w:t>
            </w:r>
          </w:p>
        </w:tc>
      </w:tr>
      <w:tr w:rsidR="0036491A" w:rsidRPr="0036491A" w:rsidTr="005427C1">
        <w:trPr>
          <w:trHeight w:val="2265"/>
          <w:jc w:val="center"/>
        </w:trPr>
        <w:tc>
          <w:tcPr>
            <w:tcW w:w="10800" w:type="dxa"/>
            <w:gridSpan w:val="3"/>
            <w:shd w:val="clear" w:color="auto" w:fill="auto"/>
          </w:tcPr>
          <w:p w:rsidR="005427C1" w:rsidRPr="0036491A" w:rsidRDefault="005427C1" w:rsidP="00142F34">
            <w:pPr>
              <w:pStyle w:val="ListParagraph"/>
              <w:numPr>
                <w:ilvl w:val="0"/>
                <w:numId w:val="63"/>
              </w:numPr>
              <w:tabs>
                <w:tab w:val="left" w:pos="510"/>
              </w:tabs>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controls, and Operational performance.</w:t>
            </w:r>
          </w:p>
        </w:tc>
      </w:tr>
      <w:tr w:rsidR="0036491A" w:rsidRPr="0036491A" w:rsidTr="005427C1">
        <w:trPr>
          <w:trHeight w:val="2959"/>
          <w:jc w:val="center"/>
        </w:trPr>
        <w:tc>
          <w:tcPr>
            <w:tcW w:w="6588" w:type="dxa"/>
            <w:gridSpan w:val="2"/>
            <w:shd w:val="clear" w:color="auto" w:fill="auto"/>
          </w:tcPr>
          <w:p w:rsidR="005427C1" w:rsidRPr="0036491A" w:rsidRDefault="005427C1" w:rsidP="00142F34">
            <w:pPr>
              <w:pStyle w:val="ListParagraph"/>
              <w:numPr>
                <w:ilvl w:val="0"/>
                <w:numId w:val="63"/>
              </w:numPr>
              <w:ind w:left="360" w:hanging="9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0"/>
                <w:numId w:val="78"/>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79"/>
              </w:numPr>
              <w:shd w:val="clear" w:color="auto" w:fill="FFFFFF" w:themeFill="background1"/>
              <w:jc w:val="both"/>
              <w:rPr>
                <w:rFonts w:ascii="Times New Roman" w:hAnsi="Times New Roman"/>
                <w:b/>
                <w:sz w:val="24"/>
                <w:szCs w:val="24"/>
              </w:rPr>
            </w:pPr>
            <w:r w:rsidRPr="0036491A">
              <w:rPr>
                <w:rFonts w:ascii="Times New Roman" w:hAnsi="Times New Roman"/>
                <w:b/>
                <w:bCs/>
                <w:sz w:val="24"/>
                <w:szCs w:val="24"/>
              </w:rPr>
              <w:t>Leadership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Coaches &amp; Mentors,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Deals with Conflict,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Drive for Result,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Empowers others through delegation,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Learning Agility,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Operates from a strategic perspective,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Organizational awareness &amp; diplomacy,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Provides motivational support,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Manages Relationships,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Sets &amp; provides clear Direction.</w:t>
            </w:r>
          </w:p>
          <w:p w:rsidR="005427C1" w:rsidRPr="0036491A" w:rsidRDefault="005427C1" w:rsidP="00142F34">
            <w:pPr>
              <w:pStyle w:val="ListParagraph"/>
              <w:numPr>
                <w:ilvl w:val="1"/>
                <w:numId w:val="79"/>
              </w:numPr>
              <w:shd w:val="clear" w:color="auto" w:fill="FFFFFF" w:themeFill="background1"/>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Corporate Citizenship.</w:t>
            </w:r>
          </w:p>
          <w:p w:rsidR="005427C1" w:rsidRPr="0036491A" w:rsidRDefault="005427C1" w:rsidP="00142F34">
            <w:pPr>
              <w:pStyle w:val="ListParagraph"/>
              <w:numPr>
                <w:ilvl w:val="1"/>
                <w:numId w:val="79"/>
              </w:numPr>
              <w:shd w:val="clear" w:color="auto" w:fill="FFFFFF" w:themeFill="background1"/>
              <w:jc w:val="both"/>
              <w:rPr>
                <w:rFonts w:ascii="Times New Roman" w:hAnsi="Times New Roman"/>
                <w:b/>
                <w:bCs/>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Operational Risk Management (Intermediate Level), Budget Management (Intermediate Level), Internal Control (Intermediate Level), Compliance Risk Management  (Intermediate Level), Office Management (Intermediate Level), Alternative Channels (ATM, Internet Banking, Mobile Banking, etc) (Intermediate Level), Business controlling (Intermediate Level), Market &amp; Customer Understanding (Intermediate Level), International Banking Operation (Intermediate Level), Credit Risk Management (Novice Level), Risk Analysis, Assessment &amp; Reporting (Novice Level), Branch Operations (Intermediate Level), Marketing &amp; Sales (Advanced Level), Customer Experience (Intermediate Level), Industry &amp; Product Knowledge (Intermediate Level), Communicates Clearly (Intermediate Level), Customer Relationship Management (Intermediate Level), Customer Orientation  (Intermediate Level)</w:t>
            </w:r>
          </w:p>
        </w:tc>
        <w:tc>
          <w:tcPr>
            <w:tcW w:w="4212" w:type="dxa"/>
            <w:shd w:val="clear" w:color="auto" w:fill="auto"/>
          </w:tcPr>
          <w:p w:rsidR="005427C1" w:rsidRPr="0036491A" w:rsidRDefault="005427C1" w:rsidP="005427C1">
            <w:pPr>
              <w:pStyle w:val="Default"/>
              <w:spacing w:line="360" w:lineRule="auto"/>
              <w:ind w:left="270" w:hanging="365"/>
              <w:jc w:val="both"/>
              <w:rPr>
                <w:rFonts w:ascii="Times New Roman" w:hAnsi="Times New Roman" w:cs="Times New Roman"/>
                <w:color w:val="auto"/>
              </w:rPr>
            </w:pPr>
            <w:r w:rsidRPr="0036491A">
              <w:rPr>
                <w:rFonts w:ascii="Times New Roman" w:hAnsi="Times New Roman" w:cs="Times New Roman"/>
                <w:b/>
                <w:bCs/>
                <w:color w:val="auto"/>
              </w:rPr>
              <w:lastRenderedPageBreak/>
              <w:t xml:space="preserve">2.Educational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 Degree in Economics, Management, Accounting or other business related field; with 7 years of Banking experience of which 1 year at Job Grade 11 in  Banking Operation Job Family.</w:t>
            </w:r>
          </w:p>
        </w:tc>
      </w:tr>
      <w:tr w:rsidR="0036491A" w:rsidRPr="0036491A" w:rsidTr="005427C1">
        <w:trPr>
          <w:trHeight w:hRule="exact" w:val="1634"/>
          <w:jc w:val="center"/>
        </w:trPr>
        <w:tc>
          <w:tcPr>
            <w:tcW w:w="10800" w:type="dxa"/>
            <w:gridSpan w:val="3"/>
            <w:shd w:val="clear" w:color="auto" w:fill="auto"/>
          </w:tcPr>
          <w:p w:rsidR="005427C1" w:rsidRPr="0036491A" w:rsidRDefault="005427C1" w:rsidP="00142F34">
            <w:pPr>
              <w:pStyle w:val="ListParagraph"/>
              <w:numPr>
                <w:ilvl w:val="0"/>
                <w:numId w:val="63"/>
              </w:num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5427C1">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hAnsi="Times New Roman"/>
                <w:b/>
                <w:sz w:val="24"/>
                <w:szCs w:val="24"/>
              </w:rPr>
              <w:t xml:space="preserve"> Name:____________________________Signature:___________________Date:__________________</w:t>
            </w:r>
          </w:p>
        </w:tc>
      </w:tr>
      <w:tr w:rsidR="0036491A" w:rsidRPr="0036491A" w:rsidTr="005427C1">
        <w:trPr>
          <w:trHeight w:val="353"/>
          <w:jc w:val="center"/>
        </w:trPr>
        <w:tc>
          <w:tcPr>
            <w:tcW w:w="10800" w:type="dxa"/>
            <w:gridSpan w:val="3"/>
            <w:shd w:val="clear" w:color="auto" w:fill="auto"/>
          </w:tcPr>
          <w:p w:rsidR="005427C1" w:rsidRPr="0036491A" w:rsidRDefault="005427C1" w:rsidP="00142F34">
            <w:pPr>
              <w:pStyle w:val="ListParagraph"/>
              <w:numPr>
                <w:ilvl w:val="0"/>
                <w:numId w:val="63"/>
              </w:numPr>
              <w:shd w:val="clear" w:color="auto" w:fill="FFFFFF"/>
              <w:ind w:hanging="270"/>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5427C1">
      <w:pPr>
        <w:pStyle w:val="Heading2"/>
        <w:ind w:left="360"/>
        <w:rPr>
          <w:sz w:val="28"/>
          <w:szCs w:val="28"/>
        </w:rPr>
      </w:pPr>
      <w:bookmarkStart w:id="11" w:name="_Toc123199384"/>
      <w:r w:rsidRPr="0036491A">
        <w:rPr>
          <w:sz w:val="28"/>
          <w:szCs w:val="28"/>
        </w:rPr>
        <w:t xml:space="preserve"> </w:t>
      </w:r>
    </w:p>
    <w:p w:rsidR="005427C1" w:rsidRPr="0036491A" w:rsidRDefault="005427C1" w:rsidP="005427C1">
      <w:pPr>
        <w:pStyle w:val="Heading2"/>
        <w:ind w:left="360"/>
        <w:rPr>
          <w:sz w:val="28"/>
          <w:szCs w:val="28"/>
        </w:rPr>
      </w:pPr>
    </w:p>
    <w:p w:rsidR="005427C1" w:rsidRPr="0036491A" w:rsidRDefault="005427C1" w:rsidP="00142F34">
      <w:pPr>
        <w:pStyle w:val="Heading2"/>
        <w:numPr>
          <w:ilvl w:val="1"/>
          <w:numId w:val="15"/>
        </w:numPr>
        <w:spacing w:before="0" w:beforeAutospacing="0" w:after="0" w:afterAutospacing="0"/>
        <w:ind w:left="374" w:hanging="374"/>
        <w:rPr>
          <w:sz w:val="28"/>
          <w:szCs w:val="28"/>
        </w:rPr>
      </w:pPr>
      <w:bookmarkStart w:id="12" w:name="_Toc123284678"/>
      <w:r w:rsidRPr="0036491A">
        <w:rPr>
          <w:sz w:val="28"/>
          <w:szCs w:val="28"/>
        </w:rPr>
        <w:lastRenderedPageBreak/>
        <w:t>Senior Branch Banking Officer-Sales</w:t>
      </w:r>
      <w:bookmarkEnd w:id="11"/>
      <w:bookmarkEnd w:id="12"/>
    </w:p>
    <w:tbl>
      <w:tblPr>
        <w:tblpPr w:leftFromText="180" w:rightFromText="180" w:vertAnchor="text" w:horzAnchor="margin" w:tblpXSpec="center" w:tblpY="201"/>
        <w:tblW w:w="10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4"/>
        <w:gridCol w:w="733"/>
        <w:gridCol w:w="77"/>
        <w:gridCol w:w="4662"/>
      </w:tblGrid>
      <w:tr w:rsidR="0036491A" w:rsidRPr="0036491A" w:rsidTr="005427C1">
        <w:trPr>
          <w:trHeight w:hRule="exact" w:val="371"/>
          <w:jc w:val="center"/>
        </w:trPr>
        <w:tc>
          <w:tcPr>
            <w:tcW w:w="10976" w:type="dxa"/>
            <w:gridSpan w:val="4"/>
            <w:shd w:val="clear" w:color="auto" w:fill="auto"/>
          </w:tcPr>
          <w:p w:rsidR="005427C1" w:rsidRPr="0036491A" w:rsidRDefault="005427C1" w:rsidP="00142F34">
            <w:pPr>
              <w:pStyle w:val="ListParagraph"/>
              <w:numPr>
                <w:ilvl w:val="0"/>
                <w:numId w:val="64"/>
              </w:numPr>
              <w:tabs>
                <w:tab w:val="left" w:pos="498"/>
              </w:tabs>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550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Senior Branch Banking Officer-Sales</w:t>
            </w:r>
          </w:p>
          <w:p w:rsidR="005427C1" w:rsidRPr="0036491A" w:rsidRDefault="005427C1" w:rsidP="005427C1">
            <w:pPr>
              <w:rPr>
                <w:rFonts w:ascii="Times New Roman" w:hAnsi="Times New Roman"/>
                <w:sz w:val="24"/>
                <w:szCs w:val="24"/>
              </w:rPr>
            </w:pP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844"/>
          <w:jc w:val="center"/>
        </w:trPr>
        <w:tc>
          <w:tcPr>
            <w:tcW w:w="550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472" w:type="dxa"/>
            <w:gridSpan w:val="3"/>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Customer Service Manager-Sales</w:t>
            </w:r>
          </w:p>
        </w:tc>
      </w:tr>
      <w:tr w:rsidR="0036491A" w:rsidRPr="0036491A" w:rsidTr="005427C1">
        <w:trPr>
          <w:trHeight w:hRule="exact" w:val="353"/>
          <w:jc w:val="center"/>
        </w:trPr>
        <w:tc>
          <w:tcPr>
            <w:tcW w:w="550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472" w:type="dxa"/>
            <w:gridSpan w:val="3"/>
            <w:shd w:val="clear" w:color="auto" w:fill="auto"/>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71"/>
          <w:jc w:val="center"/>
        </w:trPr>
        <w:tc>
          <w:tcPr>
            <w:tcW w:w="550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3"/>
          <w:jc w:val="center"/>
        </w:trPr>
        <w:tc>
          <w:tcPr>
            <w:tcW w:w="550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11</w:t>
            </w:r>
          </w:p>
        </w:tc>
        <w:tc>
          <w:tcPr>
            <w:tcW w:w="5472" w:type="dxa"/>
            <w:gridSpan w:val="3"/>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54"/>
          <w:jc w:val="center"/>
        </w:trPr>
        <w:tc>
          <w:tcPr>
            <w:tcW w:w="5504"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Branch</w:t>
            </w: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Category:</w:t>
            </w:r>
            <w:r w:rsidRPr="0036491A">
              <w:rPr>
                <w:rFonts w:ascii="Times New Roman" w:hAnsi="Times New Roman"/>
                <w:bCs/>
                <w:sz w:val="24"/>
                <w:szCs w:val="24"/>
              </w:rPr>
              <w:t xml:space="preserve"> Experienced Professional: EP</w:t>
            </w:r>
          </w:p>
        </w:tc>
      </w:tr>
      <w:tr w:rsidR="0036491A" w:rsidRPr="0036491A" w:rsidTr="005427C1">
        <w:trPr>
          <w:trHeight w:hRule="exact" w:val="1440"/>
          <w:jc w:val="center"/>
        </w:trPr>
        <w:tc>
          <w:tcPr>
            <w:tcW w:w="10976" w:type="dxa"/>
            <w:gridSpan w:val="4"/>
            <w:shd w:val="clear" w:color="auto" w:fill="auto"/>
          </w:tcPr>
          <w:p w:rsidR="005427C1" w:rsidRPr="0036491A" w:rsidRDefault="005427C1" w:rsidP="00142F34">
            <w:pPr>
              <w:pStyle w:val="ListParagraph"/>
              <w:numPr>
                <w:ilvl w:val="0"/>
                <w:numId w:val="64"/>
              </w:numPr>
              <w:tabs>
                <w:tab w:val="left" w:pos="498"/>
              </w:tabs>
              <w:ind w:left="-90" w:firstLine="45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sale Bank products and services, mobilizes resources, expands branch accessibility through alternatives channels, attained customers request and provides efficient and high-quality service to customers as per the Bank’s policy, procedure, guideline and other pertinent regulation.</w:t>
            </w:r>
          </w:p>
        </w:tc>
      </w:tr>
      <w:tr w:rsidR="0036491A" w:rsidRPr="0036491A" w:rsidTr="005427C1">
        <w:trPr>
          <w:trHeight w:val="887"/>
          <w:jc w:val="center"/>
        </w:trPr>
        <w:tc>
          <w:tcPr>
            <w:tcW w:w="10976" w:type="dxa"/>
            <w:gridSpan w:val="4"/>
            <w:shd w:val="clear" w:color="auto" w:fill="auto"/>
          </w:tcPr>
          <w:p w:rsidR="005427C1" w:rsidRPr="0036491A" w:rsidRDefault="005427C1" w:rsidP="00142F34">
            <w:pPr>
              <w:pStyle w:val="ListParagraph"/>
              <w:numPr>
                <w:ilvl w:val="0"/>
                <w:numId w:val="64"/>
              </w:numPr>
              <w:tabs>
                <w:tab w:val="left" w:pos="540"/>
              </w:tabs>
              <w:ind w:left="540" w:hanging="90"/>
              <w:rPr>
                <w:rFonts w:ascii="Times New Roman" w:hAnsi="Times New Roman"/>
                <w:sz w:val="24"/>
                <w:szCs w:val="24"/>
              </w:rPr>
            </w:pPr>
            <w:r w:rsidRPr="0036491A">
              <w:rPr>
                <w:rFonts w:ascii="Times New Roman" w:hAnsi="Times New Roman"/>
                <w:b/>
                <w:sz w:val="24"/>
                <w:szCs w:val="24"/>
              </w:rPr>
              <w:t>Key Job Duties and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Responsible for end-to-end sales of the Bank’s products and services to Retail and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digital channel subscription and utilization;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Interact directly with customers throughout all phases of the sales processes;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customers’ need, propose/plan relevant products or services and ensure that customers have positive experiences from start to finish;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sales of Bank products, services and alternatives channels to retail and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relationships with customers, serving as a key point of contact, from initial lead outreach to when a purchase is ultimately made;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Make preparation, approach customers, make presentation, handle objections and close sales as the selling process passes through steps (starting from proposing up to closing and follow up);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sale pipeline (awareness, interest, decision and 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Undertake indoor and outdoor sales of products/services including digital penetration;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all prospective and existing customers’ inquiries in relation with sales;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potential customers, connect with leads and advise on a solution;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Leverage central data, customer service team and other information for lead generation;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customer profiling and portfolio management;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Handle agents and merchants’ recruitment as well as management in collaboration with the Relationship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Lead, train, coach and monitor performance of agents and merchants;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Arrange meeting with customers and make calls;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Train operation and junior staff about new products and services;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Respond/troubleshoot digital banking technical problems at agent and merchant locations in consultation with IS;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Discharge any product/service-related sales activities referred by the Branch Manager/Business Manager/Customer Service Manager – Sales;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Report periodically to the Customer Service Manager-Sales;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800"/>
          <w:jc w:val="center"/>
        </w:trPr>
        <w:tc>
          <w:tcPr>
            <w:tcW w:w="10976" w:type="dxa"/>
            <w:gridSpan w:val="4"/>
            <w:shd w:val="clear" w:color="auto" w:fill="auto"/>
          </w:tcPr>
          <w:p w:rsidR="005427C1" w:rsidRPr="0036491A" w:rsidRDefault="005427C1" w:rsidP="00142F34">
            <w:pPr>
              <w:pStyle w:val="ListParagraph"/>
              <w:numPr>
                <w:ilvl w:val="0"/>
                <w:numId w:val="64"/>
              </w:numPr>
              <w:tabs>
                <w:tab w:val="left" w:pos="540"/>
              </w:tabs>
              <w:ind w:left="540" w:hanging="9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p w:rsidR="005427C1" w:rsidRPr="0036491A" w:rsidRDefault="005427C1" w:rsidP="005427C1">
            <w:pPr>
              <w:pStyle w:val="ListParagraph"/>
              <w:ind w:left="630"/>
              <w:jc w:val="both"/>
              <w:rPr>
                <w:rFonts w:ascii="Times New Roman" w:hAnsi="Times New Roman"/>
                <w:sz w:val="24"/>
                <w:szCs w:val="24"/>
              </w:rPr>
            </w:pPr>
          </w:p>
        </w:tc>
      </w:tr>
      <w:tr w:rsidR="0036491A" w:rsidRPr="0036491A" w:rsidTr="005427C1">
        <w:trPr>
          <w:trHeight w:hRule="exact" w:val="12431"/>
          <w:jc w:val="center"/>
        </w:trPr>
        <w:tc>
          <w:tcPr>
            <w:tcW w:w="6314" w:type="dxa"/>
            <w:gridSpan w:val="3"/>
            <w:shd w:val="clear" w:color="auto" w:fill="auto"/>
          </w:tcPr>
          <w:p w:rsidR="005427C1" w:rsidRPr="0036491A" w:rsidRDefault="005427C1" w:rsidP="00142F34">
            <w:pPr>
              <w:pStyle w:val="ListParagraph"/>
              <w:numPr>
                <w:ilvl w:val="0"/>
                <w:numId w:val="64"/>
              </w:numPr>
              <w:tabs>
                <w:tab w:val="left" w:pos="540"/>
              </w:tabs>
              <w:ind w:left="540" w:hanging="90"/>
              <w:jc w:val="both"/>
              <w:rPr>
                <w:rFonts w:ascii="Times New Roman" w:hAnsi="Times New Roman"/>
                <w:b/>
                <w:bCs/>
                <w:sz w:val="24"/>
                <w:szCs w:val="24"/>
              </w:rPr>
            </w:pPr>
            <w:r w:rsidRPr="0036491A">
              <w:rPr>
                <w:rFonts w:ascii="Times New Roman" w:hAnsi="Times New Roman"/>
                <w:b/>
                <w:bCs/>
                <w:sz w:val="24"/>
                <w:szCs w:val="24"/>
              </w:rPr>
              <w:lastRenderedPageBreak/>
              <w:t xml:space="preserve">Summary of Key Competency, Educational and Professional Requirements: </w:t>
            </w:r>
          </w:p>
          <w:p w:rsidR="005427C1" w:rsidRPr="0036491A" w:rsidRDefault="005427C1" w:rsidP="00142F34">
            <w:pPr>
              <w:pStyle w:val="ListParagraph"/>
              <w:numPr>
                <w:ilvl w:val="1"/>
                <w:numId w:val="13"/>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14"/>
              </w:numPr>
              <w:ind w:left="450" w:hanging="450"/>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5427C1" w:rsidRPr="0036491A" w:rsidRDefault="005427C1" w:rsidP="00142F34">
            <w:pPr>
              <w:pStyle w:val="ListParagraph"/>
              <w:numPr>
                <w:ilvl w:val="1"/>
                <w:numId w:val="41"/>
              </w:numPr>
              <w:shd w:val="clear" w:color="auto" w:fill="FFFFFF" w:themeFill="background1"/>
              <w:ind w:left="450" w:hanging="450"/>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42"/>
              </w:numPr>
              <w:ind w:left="450" w:hanging="450"/>
              <w:jc w:val="both"/>
              <w:rPr>
                <w:rFonts w:ascii="Times New Roman" w:hAnsi="Times New Roman"/>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Banking Operations (Intermediate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(Intermediate Level),  Interest Free Banking (Intermediate Level), Marketing &amp; Sales (Novice Level), Temenos Core Banking Application (Intermediate Level), Financial Accounting (Intermediate Level), Financial Transaction Recording and Documentation (Intermediate Level), Knowledge of Anti-Money Laundering Laws (Intermediate Level), Cash &amp; Vault Management (Intermediate Level),</w:t>
            </w:r>
          </w:p>
        </w:tc>
        <w:tc>
          <w:tcPr>
            <w:tcW w:w="4662" w:type="dxa"/>
            <w:shd w:val="clear" w:color="auto" w:fill="auto"/>
          </w:tcPr>
          <w:p w:rsidR="005427C1" w:rsidRPr="0036491A" w:rsidRDefault="005427C1" w:rsidP="00142F34">
            <w:pPr>
              <w:pStyle w:val="Default"/>
              <w:numPr>
                <w:ilvl w:val="0"/>
                <w:numId w:val="42"/>
              </w:numPr>
              <w:spacing w:line="360" w:lineRule="auto"/>
              <w:ind w:left="257" w:hanging="257"/>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business-related field; with 5 years of Banking experience of which 1 year at Job Grade 10 in Banking Operation Job Family. </w:t>
            </w:r>
          </w:p>
        </w:tc>
      </w:tr>
      <w:tr w:rsidR="0036491A" w:rsidRPr="0036491A" w:rsidTr="005427C1">
        <w:trPr>
          <w:trHeight w:hRule="exact" w:val="1718"/>
          <w:jc w:val="center"/>
        </w:trPr>
        <w:tc>
          <w:tcPr>
            <w:tcW w:w="6237" w:type="dxa"/>
            <w:gridSpan w:val="2"/>
            <w:shd w:val="clear" w:color="auto" w:fill="auto"/>
          </w:tcPr>
          <w:p w:rsidR="005427C1" w:rsidRPr="0036491A" w:rsidRDefault="005427C1" w:rsidP="005427C1">
            <w:pPr>
              <w:pStyle w:val="ListParagraph"/>
              <w:shd w:val="clear" w:color="auto" w:fill="FFFFFF"/>
              <w:tabs>
                <w:tab w:val="left" w:pos="90"/>
              </w:tabs>
              <w:ind w:left="90"/>
              <w:jc w:val="both"/>
              <w:rPr>
                <w:rFonts w:ascii="Times New Roman" w:eastAsia="Times New Roman" w:hAnsi="Times New Roman"/>
                <w:b/>
                <w:sz w:val="24"/>
                <w:szCs w:val="24"/>
              </w:rPr>
            </w:pPr>
            <w:r w:rsidRPr="0036491A">
              <w:rPr>
                <w:rFonts w:ascii="Times New Roman" w:hAnsi="Times New Roman"/>
                <w:sz w:val="24"/>
                <w:szCs w:val="24"/>
              </w:rPr>
              <w:lastRenderedPageBreak/>
              <w:t>Industry &amp; Product Knowledge (Intermediate Level), Fixed Asset Management (Intermediate Level), Customer Experience (Novice Level), Attention to Detail (Intermediate Level) and ATM Management (Novice Level).</w:t>
            </w:r>
          </w:p>
        </w:tc>
        <w:tc>
          <w:tcPr>
            <w:tcW w:w="4739" w:type="dxa"/>
            <w:gridSpan w:val="2"/>
            <w:shd w:val="clear" w:color="auto" w:fill="auto"/>
          </w:tcPr>
          <w:p w:rsidR="005427C1" w:rsidRPr="0036491A" w:rsidRDefault="005427C1" w:rsidP="005427C1">
            <w:pPr>
              <w:pStyle w:val="ListParagraph"/>
              <w:shd w:val="clear" w:color="auto" w:fill="FFFFFF"/>
              <w:tabs>
                <w:tab w:val="left" w:pos="450"/>
              </w:tabs>
              <w:rPr>
                <w:rFonts w:ascii="Times New Roman" w:eastAsia="Times New Roman" w:hAnsi="Times New Roman"/>
                <w:b/>
                <w:sz w:val="24"/>
                <w:szCs w:val="24"/>
              </w:rPr>
            </w:pPr>
          </w:p>
        </w:tc>
      </w:tr>
      <w:tr w:rsidR="0036491A" w:rsidRPr="0036491A" w:rsidTr="005427C1">
        <w:trPr>
          <w:trHeight w:hRule="exact" w:val="1343"/>
          <w:jc w:val="center"/>
        </w:trPr>
        <w:tc>
          <w:tcPr>
            <w:tcW w:w="10976" w:type="dxa"/>
            <w:gridSpan w:val="4"/>
            <w:shd w:val="clear" w:color="auto" w:fill="auto"/>
          </w:tcPr>
          <w:p w:rsidR="005427C1" w:rsidRPr="0036491A" w:rsidRDefault="005427C1" w:rsidP="00142F34">
            <w:pPr>
              <w:pStyle w:val="ListParagraph"/>
              <w:numPr>
                <w:ilvl w:val="0"/>
                <w:numId w:val="64"/>
              </w:numPr>
              <w:tabs>
                <w:tab w:val="left" w:pos="540"/>
              </w:tabs>
              <w:ind w:left="540" w:hanging="90"/>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5427C1">
            <w:pPr>
              <w:shd w:val="clear" w:color="auto" w:fill="FFFFFF"/>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449"/>
          <w:jc w:val="center"/>
        </w:trPr>
        <w:tc>
          <w:tcPr>
            <w:tcW w:w="10976" w:type="dxa"/>
            <w:gridSpan w:val="4"/>
            <w:shd w:val="clear" w:color="auto" w:fill="auto"/>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w:t>
            </w:r>
            <w:proofErr w:type="spellStart"/>
            <w:r w:rsidRPr="0036491A">
              <w:rPr>
                <w:rFonts w:ascii="Times New Roman" w:hAnsi="Times New Roman"/>
                <w:sz w:val="24"/>
                <w:szCs w:val="24"/>
              </w:rPr>
              <w:t>abovejob</w:t>
            </w:r>
            <w:proofErr w:type="spellEnd"/>
            <w:r w:rsidRPr="0036491A">
              <w:rPr>
                <w:rFonts w:ascii="Times New Roman" w:hAnsi="Times New Roman"/>
                <w:sz w:val="24"/>
                <w:szCs w:val="24"/>
              </w:rPr>
              <w:t xml:space="preserve">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eastAsia="Times New Roman" w:hAnsi="Times New Roman"/>
                <w:b/>
                <w:sz w:val="24"/>
                <w:szCs w:val="24"/>
              </w:rPr>
              <w:t xml:space="preserve"> Name:_______________________________________Signature:______________Date: ______________</w:t>
            </w:r>
          </w:p>
        </w:tc>
      </w:tr>
    </w:tbl>
    <w:p w:rsidR="005427C1" w:rsidRPr="0036491A" w:rsidRDefault="005427C1" w:rsidP="005427C1">
      <w:pPr>
        <w:pStyle w:val="Heading2"/>
        <w:rPr>
          <w:sz w:val="28"/>
          <w:szCs w:val="28"/>
        </w:rPr>
      </w:pPr>
    </w:p>
    <w:p w:rsidR="005427C1" w:rsidRPr="0036491A" w:rsidRDefault="005427C1" w:rsidP="005427C1">
      <w:pPr>
        <w:spacing w:line="240" w:lineRule="auto"/>
        <w:rPr>
          <w:rFonts w:ascii="Times New Roman" w:eastAsia="Times New Roman" w:hAnsi="Times New Roman"/>
          <w:b/>
          <w:bCs/>
          <w:sz w:val="28"/>
          <w:szCs w:val="28"/>
        </w:rPr>
      </w:pPr>
      <w:r w:rsidRPr="0036491A">
        <w:rPr>
          <w:sz w:val="28"/>
          <w:szCs w:val="28"/>
        </w:rPr>
        <w:br w:type="page"/>
      </w:r>
    </w:p>
    <w:p w:rsidR="005427C1" w:rsidRPr="0036491A" w:rsidRDefault="005427C1" w:rsidP="00142F34">
      <w:pPr>
        <w:pStyle w:val="Heading2"/>
        <w:numPr>
          <w:ilvl w:val="1"/>
          <w:numId w:val="60"/>
        </w:numPr>
        <w:spacing w:before="0" w:beforeAutospacing="0" w:after="0" w:afterAutospacing="0"/>
        <w:ind w:left="720"/>
        <w:rPr>
          <w:sz w:val="28"/>
          <w:szCs w:val="28"/>
        </w:rPr>
      </w:pPr>
      <w:bookmarkStart w:id="13" w:name="_Toc123199385"/>
      <w:bookmarkStart w:id="14" w:name="_Toc123284679"/>
      <w:r w:rsidRPr="0036491A">
        <w:rPr>
          <w:sz w:val="28"/>
          <w:szCs w:val="28"/>
        </w:rPr>
        <w:lastRenderedPageBreak/>
        <w:t>Senior Branch Banking Officer-Service</w:t>
      </w:r>
      <w:bookmarkEnd w:id="13"/>
      <w:bookmarkEnd w:id="14"/>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8"/>
        <w:gridCol w:w="733"/>
        <w:gridCol w:w="77"/>
        <w:gridCol w:w="4662"/>
      </w:tblGrid>
      <w:tr w:rsidR="0036491A" w:rsidRPr="0036491A" w:rsidTr="005427C1">
        <w:trPr>
          <w:trHeight w:hRule="exact" w:val="371"/>
          <w:jc w:val="center"/>
        </w:trPr>
        <w:tc>
          <w:tcPr>
            <w:tcW w:w="10800" w:type="dxa"/>
            <w:gridSpan w:val="4"/>
            <w:shd w:val="clear" w:color="auto" w:fill="auto"/>
          </w:tcPr>
          <w:p w:rsidR="005427C1" w:rsidRPr="0036491A" w:rsidRDefault="005427C1" w:rsidP="00142F34">
            <w:pPr>
              <w:pStyle w:val="ListParagraph"/>
              <w:numPr>
                <w:ilvl w:val="0"/>
                <w:numId w:val="65"/>
              </w:numPr>
              <w:tabs>
                <w:tab w:val="left" w:pos="498"/>
              </w:tabs>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Senior Branch Banking Officer-Service</w:t>
            </w:r>
          </w:p>
          <w:p w:rsidR="005427C1" w:rsidRPr="0036491A" w:rsidRDefault="005427C1" w:rsidP="005427C1">
            <w:pPr>
              <w:rPr>
                <w:rFonts w:ascii="Times New Roman" w:hAnsi="Times New Roman"/>
                <w:sz w:val="24"/>
                <w:szCs w:val="24"/>
              </w:rPr>
            </w:pP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844"/>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472" w:type="dxa"/>
            <w:gridSpan w:val="3"/>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Customer Service Manager- Service</w:t>
            </w:r>
          </w:p>
        </w:tc>
      </w:tr>
      <w:tr w:rsidR="0036491A" w:rsidRPr="0036491A" w:rsidTr="005427C1">
        <w:trPr>
          <w:trHeight w:hRule="exact" w:val="353"/>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472" w:type="dxa"/>
            <w:gridSpan w:val="3"/>
            <w:shd w:val="clear" w:color="auto" w:fill="auto"/>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71"/>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3"/>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11</w:t>
            </w:r>
          </w:p>
        </w:tc>
        <w:tc>
          <w:tcPr>
            <w:tcW w:w="5472" w:type="dxa"/>
            <w:gridSpan w:val="3"/>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54"/>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Branch</w:t>
            </w: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Category:</w:t>
            </w:r>
            <w:r w:rsidRPr="0036491A">
              <w:rPr>
                <w:rFonts w:ascii="Times New Roman" w:hAnsi="Times New Roman"/>
                <w:bCs/>
                <w:sz w:val="24"/>
                <w:szCs w:val="24"/>
              </w:rPr>
              <w:t xml:space="preserve"> Experienced Professional: EP</w:t>
            </w:r>
          </w:p>
        </w:tc>
      </w:tr>
      <w:tr w:rsidR="0036491A" w:rsidRPr="0036491A" w:rsidTr="005427C1">
        <w:trPr>
          <w:trHeight w:hRule="exact" w:val="2058"/>
          <w:jc w:val="center"/>
        </w:trPr>
        <w:tc>
          <w:tcPr>
            <w:tcW w:w="10800" w:type="dxa"/>
            <w:gridSpan w:val="4"/>
            <w:shd w:val="clear" w:color="auto" w:fill="auto"/>
          </w:tcPr>
          <w:p w:rsidR="005427C1" w:rsidRPr="0036491A" w:rsidRDefault="005427C1" w:rsidP="00142F34">
            <w:pPr>
              <w:pStyle w:val="ListParagraph"/>
              <w:numPr>
                <w:ilvl w:val="0"/>
                <w:numId w:val="65"/>
              </w:numPr>
              <w:tabs>
                <w:tab w:val="left" w:pos="498"/>
              </w:tabs>
              <w:ind w:left="-90" w:firstLine="450"/>
              <w:jc w:val="both"/>
              <w:rPr>
                <w:rFonts w:ascii="Times New Roman" w:hAnsi="Times New Roman"/>
                <w:sz w:val="24"/>
                <w:szCs w:val="24"/>
              </w:rPr>
            </w:pPr>
            <w:r w:rsidRPr="0036491A">
              <w:rPr>
                <w:rFonts w:ascii="Times New Roman" w:hAnsi="Times New Roman"/>
                <w:b/>
                <w:sz w:val="24"/>
                <w:szCs w:val="24"/>
              </w:rPr>
              <w:t xml:space="preserve">Job Objective: </w:t>
            </w:r>
          </w:p>
          <w:p w:rsidR="005427C1" w:rsidRPr="0036491A" w:rsidRDefault="005427C1" w:rsidP="005427C1">
            <w:pPr>
              <w:tabs>
                <w:tab w:val="left" w:pos="498"/>
              </w:tabs>
              <w:ind w:left="-90"/>
              <w:jc w:val="both"/>
              <w:rPr>
                <w:rFonts w:ascii="Times New Roman" w:hAnsi="Times New Roman"/>
                <w:sz w:val="24"/>
                <w:szCs w:val="24"/>
              </w:rPr>
            </w:pPr>
            <w:r w:rsidRPr="0036491A">
              <w:rPr>
                <w:rFonts w:ascii="Times New Roman" w:hAnsi="Times New Roman"/>
                <w:sz w:val="24"/>
                <w:szCs w:val="24"/>
              </w:rPr>
              <w:t xml:space="preserve"> To serve the Bank’s customers, mobilizes resources, expands branch accessibility through alternatives channels, attained customers request and provides efficient and high quality service to customers as per the Bank’s policy, procedure, guideline and other pertinent regulation.</w:t>
            </w:r>
          </w:p>
        </w:tc>
      </w:tr>
      <w:tr w:rsidR="0036491A" w:rsidRPr="0036491A" w:rsidTr="005427C1">
        <w:trPr>
          <w:trHeight w:val="887"/>
          <w:jc w:val="center"/>
        </w:trPr>
        <w:tc>
          <w:tcPr>
            <w:tcW w:w="10800" w:type="dxa"/>
            <w:gridSpan w:val="4"/>
            <w:shd w:val="clear" w:color="auto" w:fill="auto"/>
          </w:tcPr>
          <w:p w:rsidR="005427C1" w:rsidRPr="0036491A" w:rsidRDefault="005427C1" w:rsidP="00142F34">
            <w:pPr>
              <w:pStyle w:val="ListParagraph"/>
              <w:numPr>
                <w:ilvl w:val="0"/>
                <w:numId w:val="65"/>
              </w:numPr>
              <w:tabs>
                <w:tab w:val="left" w:pos="498"/>
              </w:tabs>
              <w:ind w:left="-90" w:firstLine="450"/>
              <w:jc w:val="both"/>
              <w:rPr>
                <w:rFonts w:ascii="Times New Roman" w:hAnsi="Times New Roman"/>
                <w:sz w:val="24"/>
                <w:szCs w:val="24"/>
              </w:rPr>
            </w:pPr>
            <w:r w:rsidRPr="0036491A">
              <w:rPr>
                <w:rFonts w:ascii="Times New Roman" w:hAnsi="Times New Roman"/>
                <w:b/>
                <w:sz w:val="24"/>
                <w:szCs w:val="24"/>
              </w:rPr>
              <w:t>Key Job Duties and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Serve customers  as per the standard delivery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Establish PIN register book and maintain PIN in custody;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documents authentication and manages all KYC operations;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 loan accounts for approved facilities;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Work </w:t>
            </w:r>
            <w:del w:id="15" w:author="CBE" w:date="2022-12-26T06:53:00Z">
              <w:r w:rsidRPr="0036491A" w:rsidDel="00CF4D9D">
                <w:rPr>
                  <w:rFonts w:ascii="Times New Roman" w:hAnsi="Times New Roman"/>
                  <w:sz w:val="24"/>
                  <w:szCs w:val="24"/>
                </w:rPr>
                <w:delText xml:space="preserve"> </w:delText>
              </w:r>
            </w:del>
            <w:r w:rsidRPr="0036491A">
              <w:rPr>
                <w:rFonts w:ascii="Times New Roman" w:hAnsi="Times New Roman"/>
                <w:sz w:val="24"/>
                <w:szCs w:val="24"/>
              </w:rPr>
              <w:t xml:space="preserve">for continuous improvement of customers experience;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 strictly to compliance and operational risk controls in accordance with the Bank’s standards;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verify, authorize, and scan signatures and account opening/closure documents of customers’ and staff members;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cheque personalization and issuance;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Comply with regulatory standards, Bank’s policies, procedure, code of conducts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handling customers and maximize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Discharge all duties and responsibilities as indicated in the branch banking procedure;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in-branch sales for retail and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balancing of all books of accounts against General Ledger on daily basis;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cheque issuance request and account closing;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 insufficient cheque book record as per NBE’s directive;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Follow up the clearance of negotiable instruments and timely settlement;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Deliver PIN and Payment card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Settle all suspense accounts timely and prepare suspense ageing report regularly;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Report periodically to the Customer Service Manager-Service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800"/>
          <w:jc w:val="center"/>
        </w:trPr>
        <w:tc>
          <w:tcPr>
            <w:tcW w:w="10800" w:type="dxa"/>
            <w:gridSpan w:val="4"/>
            <w:shd w:val="clear" w:color="auto" w:fill="auto"/>
          </w:tcPr>
          <w:p w:rsidR="005427C1" w:rsidRPr="0036491A" w:rsidRDefault="005427C1" w:rsidP="00142F34">
            <w:pPr>
              <w:pStyle w:val="ListParagraph"/>
              <w:numPr>
                <w:ilvl w:val="0"/>
                <w:numId w:val="65"/>
              </w:numPr>
              <w:tabs>
                <w:tab w:val="left" w:pos="540"/>
              </w:tabs>
              <w:ind w:left="540" w:hanging="9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hRule="exact" w:val="12431"/>
          <w:jc w:val="center"/>
        </w:trPr>
        <w:tc>
          <w:tcPr>
            <w:tcW w:w="6138" w:type="dxa"/>
            <w:gridSpan w:val="3"/>
            <w:shd w:val="clear" w:color="auto" w:fill="auto"/>
          </w:tcPr>
          <w:p w:rsidR="005427C1" w:rsidRPr="0036491A" w:rsidRDefault="005427C1" w:rsidP="00142F34">
            <w:pPr>
              <w:pStyle w:val="ListParagraph"/>
              <w:numPr>
                <w:ilvl w:val="0"/>
                <w:numId w:val="65"/>
              </w:numPr>
              <w:tabs>
                <w:tab w:val="left" w:pos="540"/>
              </w:tabs>
              <w:ind w:left="540" w:hanging="90"/>
              <w:jc w:val="both"/>
              <w:rPr>
                <w:rFonts w:ascii="Times New Roman" w:hAnsi="Times New Roman"/>
                <w:b/>
                <w:bCs/>
                <w:sz w:val="24"/>
                <w:szCs w:val="24"/>
              </w:rPr>
            </w:pPr>
            <w:r w:rsidRPr="0036491A">
              <w:rPr>
                <w:rFonts w:ascii="Times New Roman" w:hAnsi="Times New Roman"/>
                <w:b/>
                <w:bCs/>
                <w:sz w:val="24"/>
                <w:szCs w:val="24"/>
              </w:rPr>
              <w:lastRenderedPageBreak/>
              <w:t xml:space="preserve">Summary of Key Competency, Educational and Professional Requirements: </w:t>
            </w:r>
          </w:p>
          <w:p w:rsidR="005427C1" w:rsidRPr="0036491A" w:rsidRDefault="005427C1" w:rsidP="00142F34">
            <w:pPr>
              <w:pStyle w:val="ListParagraph"/>
              <w:numPr>
                <w:ilvl w:val="1"/>
                <w:numId w:val="80"/>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81"/>
              </w:numPr>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5427C1" w:rsidRPr="0036491A" w:rsidRDefault="005427C1" w:rsidP="00142F34">
            <w:pPr>
              <w:pStyle w:val="ListParagraph"/>
              <w:numPr>
                <w:ilvl w:val="1"/>
                <w:numId w:val="81"/>
              </w:numPr>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Corporate Citizenship.</w:t>
            </w:r>
          </w:p>
          <w:p w:rsidR="005427C1" w:rsidRPr="0036491A" w:rsidRDefault="005427C1" w:rsidP="00142F34">
            <w:pPr>
              <w:pStyle w:val="ListParagraph"/>
              <w:numPr>
                <w:ilvl w:val="1"/>
                <w:numId w:val="81"/>
              </w:numPr>
              <w:jc w:val="both"/>
              <w:rPr>
                <w:rFonts w:ascii="Times New Roman" w:hAnsi="Times New Roman"/>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Banking Operations (Intermediate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(Intermediate Level),  Interest Free Banking (Intermediate Level), Marketing &amp; Sales (Novice Level), Temenos Core Banking Application (Intermediate Level), Financial Accounting (Intermediate Level), Financial Transaction Recording and Documentation (Intermediate Level), Knowledge of Anti-Money Laundering Laws (Intermediate Level), Cash &amp; Vault Management (Intermediate Level),</w:t>
            </w:r>
          </w:p>
        </w:tc>
        <w:tc>
          <w:tcPr>
            <w:tcW w:w="4662" w:type="dxa"/>
            <w:shd w:val="clear" w:color="auto" w:fill="auto"/>
          </w:tcPr>
          <w:p w:rsidR="005427C1" w:rsidRPr="0036491A" w:rsidRDefault="005427C1" w:rsidP="00142F34">
            <w:pPr>
              <w:pStyle w:val="ListParagraph"/>
              <w:numPr>
                <w:ilvl w:val="1"/>
                <w:numId w:val="80"/>
              </w:numPr>
              <w:jc w:val="both"/>
              <w:rPr>
                <w:rFonts w:ascii="Times New Roman" w:hAnsi="Times New Roman"/>
                <w:sz w:val="24"/>
              </w:rPr>
            </w:pPr>
            <w:r w:rsidRPr="0036491A">
              <w:rPr>
                <w:rFonts w:ascii="Times New Roman" w:hAnsi="Times New Roman"/>
                <w:b/>
                <w:bCs/>
                <w:sz w:val="24"/>
              </w:rPr>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5 years of Banking experience of which 1 year at Job Grade 10 in Banking Operation Job Family. </w:t>
            </w:r>
          </w:p>
        </w:tc>
      </w:tr>
      <w:tr w:rsidR="0036491A" w:rsidRPr="0036491A" w:rsidTr="005427C1">
        <w:trPr>
          <w:trHeight w:hRule="exact" w:val="2001"/>
          <w:jc w:val="center"/>
        </w:trPr>
        <w:tc>
          <w:tcPr>
            <w:tcW w:w="6061" w:type="dxa"/>
            <w:gridSpan w:val="2"/>
            <w:shd w:val="clear" w:color="auto" w:fill="auto"/>
          </w:tcPr>
          <w:p w:rsidR="005427C1" w:rsidRPr="0036491A" w:rsidRDefault="005427C1" w:rsidP="005427C1">
            <w:pPr>
              <w:pStyle w:val="ListParagraph"/>
              <w:shd w:val="clear" w:color="auto" w:fill="FFFFFF"/>
              <w:tabs>
                <w:tab w:val="left" w:pos="90"/>
              </w:tabs>
              <w:ind w:left="90"/>
              <w:jc w:val="both"/>
              <w:rPr>
                <w:rFonts w:ascii="Times New Roman" w:eastAsia="Times New Roman" w:hAnsi="Times New Roman"/>
                <w:b/>
                <w:sz w:val="24"/>
                <w:szCs w:val="24"/>
              </w:rPr>
            </w:pPr>
            <w:r w:rsidRPr="0036491A">
              <w:rPr>
                <w:rFonts w:ascii="Times New Roman" w:hAnsi="Times New Roman"/>
                <w:sz w:val="24"/>
                <w:szCs w:val="24"/>
              </w:rPr>
              <w:lastRenderedPageBreak/>
              <w:t>Industry &amp; Product Knowledge (Intermediate Level), Fixed Asset Management (Intermediate Level), Customer Experience (Novice Level), Attention to Detail (Intermediate Level) and ATM Management (Novice Level).</w:t>
            </w:r>
          </w:p>
        </w:tc>
        <w:tc>
          <w:tcPr>
            <w:tcW w:w="4739" w:type="dxa"/>
            <w:gridSpan w:val="2"/>
            <w:shd w:val="clear" w:color="auto" w:fill="auto"/>
          </w:tcPr>
          <w:p w:rsidR="005427C1" w:rsidRPr="0036491A" w:rsidRDefault="005427C1" w:rsidP="005427C1">
            <w:pPr>
              <w:pStyle w:val="ListParagraph"/>
              <w:shd w:val="clear" w:color="auto" w:fill="FFFFFF"/>
              <w:tabs>
                <w:tab w:val="left" w:pos="450"/>
              </w:tabs>
              <w:rPr>
                <w:rFonts w:ascii="Times New Roman" w:eastAsia="Times New Roman" w:hAnsi="Times New Roman"/>
                <w:b/>
                <w:sz w:val="24"/>
                <w:szCs w:val="24"/>
              </w:rPr>
            </w:pPr>
          </w:p>
        </w:tc>
      </w:tr>
      <w:tr w:rsidR="0036491A" w:rsidRPr="0036491A" w:rsidTr="005427C1">
        <w:trPr>
          <w:trHeight w:hRule="exact" w:val="1343"/>
          <w:jc w:val="center"/>
        </w:trPr>
        <w:tc>
          <w:tcPr>
            <w:tcW w:w="10800" w:type="dxa"/>
            <w:gridSpan w:val="4"/>
            <w:shd w:val="clear" w:color="auto" w:fill="auto"/>
          </w:tcPr>
          <w:p w:rsidR="005427C1" w:rsidRPr="0036491A" w:rsidRDefault="005427C1" w:rsidP="00142F34">
            <w:pPr>
              <w:pStyle w:val="ListParagraph"/>
              <w:numPr>
                <w:ilvl w:val="0"/>
                <w:numId w:val="65"/>
              </w:numPr>
              <w:tabs>
                <w:tab w:val="left" w:pos="540"/>
              </w:tabs>
              <w:ind w:left="540" w:hanging="90"/>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5427C1">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spacing w:line="240" w:lineRule="auto"/>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449"/>
          <w:jc w:val="center"/>
        </w:trPr>
        <w:tc>
          <w:tcPr>
            <w:tcW w:w="10800" w:type="dxa"/>
            <w:gridSpan w:val="4"/>
            <w:shd w:val="clear" w:color="auto" w:fill="auto"/>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eastAsia="Times New Roman" w:hAnsi="Times New Roman"/>
                <w:b/>
                <w:sz w:val="24"/>
                <w:szCs w:val="24"/>
              </w:rPr>
              <w:t xml:space="preserve"> Name:_______________________________________Signature:______________Date: ______________</w:t>
            </w:r>
          </w:p>
        </w:tc>
      </w:tr>
    </w:tbl>
    <w:p w:rsidR="005427C1" w:rsidRPr="0036491A" w:rsidRDefault="005427C1" w:rsidP="005427C1">
      <w:pPr>
        <w:pStyle w:val="Heading2"/>
        <w:ind w:left="1080"/>
        <w:rPr>
          <w:sz w:val="28"/>
          <w:szCs w:val="28"/>
        </w:rPr>
      </w:pPr>
    </w:p>
    <w:p w:rsidR="005427C1" w:rsidRPr="0036491A" w:rsidRDefault="005427C1" w:rsidP="005427C1">
      <w:pPr>
        <w:spacing w:line="240" w:lineRule="auto"/>
        <w:rPr>
          <w:rFonts w:ascii="Times New Roman" w:eastAsia="Times New Roman" w:hAnsi="Times New Roman"/>
          <w:b/>
          <w:bCs/>
          <w:sz w:val="28"/>
          <w:szCs w:val="28"/>
        </w:rPr>
      </w:pPr>
      <w:r w:rsidRPr="0036491A">
        <w:rPr>
          <w:sz w:val="28"/>
          <w:szCs w:val="28"/>
        </w:rPr>
        <w:br w:type="page"/>
      </w:r>
    </w:p>
    <w:p w:rsidR="005427C1" w:rsidRPr="0036491A" w:rsidRDefault="005427C1" w:rsidP="00142F34">
      <w:pPr>
        <w:pStyle w:val="Heading2"/>
        <w:numPr>
          <w:ilvl w:val="1"/>
          <w:numId w:val="60"/>
        </w:numPr>
        <w:spacing w:before="0" w:beforeAutospacing="0" w:after="0" w:afterAutospacing="0"/>
        <w:ind w:left="720"/>
        <w:rPr>
          <w:sz w:val="28"/>
          <w:szCs w:val="28"/>
        </w:rPr>
      </w:pPr>
      <w:bookmarkStart w:id="16" w:name="_Toc123199386"/>
      <w:bookmarkStart w:id="17" w:name="_Toc123284680"/>
      <w:r w:rsidRPr="0036491A">
        <w:rPr>
          <w:sz w:val="28"/>
          <w:szCs w:val="28"/>
        </w:rPr>
        <w:lastRenderedPageBreak/>
        <w:t>Branch Banking Officer-sales</w:t>
      </w:r>
      <w:bookmarkEnd w:id="16"/>
      <w:bookmarkEnd w:id="17"/>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8"/>
        <w:gridCol w:w="1381"/>
        <w:gridCol w:w="4901"/>
      </w:tblGrid>
      <w:tr w:rsidR="0036491A" w:rsidRPr="0036491A" w:rsidTr="005427C1">
        <w:trPr>
          <w:trHeight w:hRule="exact" w:val="371"/>
          <w:jc w:val="center"/>
        </w:trPr>
        <w:tc>
          <w:tcPr>
            <w:tcW w:w="10800" w:type="dxa"/>
            <w:gridSpan w:val="3"/>
          </w:tcPr>
          <w:p w:rsidR="005427C1" w:rsidRPr="0036491A" w:rsidRDefault="005427C1" w:rsidP="00142F34">
            <w:pPr>
              <w:pStyle w:val="ListParagraph"/>
              <w:numPr>
                <w:ilvl w:val="0"/>
                <w:numId w:val="17"/>
              </w:numPr>
              <w:tabs>
                <w:tab w:val="left" w:pos="570"/>
              </w:tabs>
              <w:ind w:left="450" w:hanging="90"/>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4518"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Branch Banking Officer</w:t>
            </w:r>
          </w:p>
        </w:tc>
        <w:tc>
          <w:tcPr>
            <w:tcW w:w="6282"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89"/>
          <w:jc w:val="center"/>
        </w:trPr>
        <w:tc>
          <w:tcPr>
            <w:tcW w:w="4518"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6282" w:type="dxa"/>
            <w:gridSpan w:val="2"/>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Customer Service Manager-Sales</w:t>
            </w:r>
          </w:p>
        </w:tc>
      </w:tr>
      <w:tr w:rsidR="0036491A" w:rsidRPr="0036491A" w:rsidTr="005427C1">
        <w:trPr>
          <w:trHeight w:hRule="exact" w:val="362"/>
          <w:jc w:val="center"/>
        </w:trPr>
        <w:tc>
          <w:tcPr>
            <w:tcW w:w="4518" w:type="dxa"/>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6282" w:type="dxa"/>
            <w:gridSpan w:val="2"/>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53"/>
          <w:jc w:val="center"/>
        </w:trPr>
        <w:tc>
          <w:tcPr>
            <w:tcW w:w="4518"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6282"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44"/>
          <w:jc w:val="center"/>
        </w:trPr>
        <w:tc>
          <w:tcPr>
            <w:tcW w:w="4518"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9</w:t>
            </w:r>
          </w:p>
        </w:tc>
        <w:tc>
          <w:tcPr>
            <w:tcW w:w="6282" w:type="dxa"/>
            <w:gridSpan w:val="2"/>
          </w:tcPr>
          <w:p w:rsidR="005427C1" w:rsidRPr="0036491A" w:rsidRDefault="005427C1" w:rsidP="005427C1">
            <w:pPr>
              <w:rPr>
                <w:rFonts w:ascii="Times New Roman" w:hAnsi="Times New Roman"/>
                <w:sz w:val="24"/>
                <w:szCs w:val="24"/>
              </w:rPr>
            </w:pPr>
          </w:p>
        </w:tc>
      </w:tr>
      <w:tr w:rsidR="0036491A" w:rsidRPr="0036491A" w:rsidTr="005427C1">
        <w:trPr>
          <w:trHeight w:hRule="exact" w:val="362"/>
          <w:jc w:val="center"/>
        </w:trPr>
        <w:tc>
          <w:tcPr>
            <w:tcW w:w="4518" w:type="dxa"/>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Branch</w:t>
            </w:r>
          </w:p>
        </w:tc>
        <w:tc>
          <w:tcPr>
            <w:tcW w:w="6282" w:type="dxa"/>
            <w:gridSpan w:val="2"/>
            <w:tcBorders>
              <w:bottom w:val="single" w:sz="4" w:space="0" w:color="auto"/>
            </w:tcBorders>
          </w:tcPr>
          <w:p w:rsidR="005427C1" w:rsidRPr="0036491A" w:rsidRDefault="005427C1" w:rsidP="005427C1">
            <w:pPr>
              <w:rPr>
                <w:rFonts w:ascii="Times New Roman" w:eastAsia="Times New Roman" w:hAnsi="Times New Roman"/>
                <w:b/>
                <w:bCs/>
                <w:sz w:val="24"/>
                <w:szCs w:val="24"/>
              </w:rPr>
            </w:pPr>
            <w:r w:rsidRPr="0036491A">
              <w:rPr>
                <w:rFonts w:ascii="Times New Roman" w:hAnsi="Times New Roman"/>
                <w:b/>
                <w:sz w:val="24"/>
                <w:szCs w:val="24"/>
              </w:rPr>
              <w:t xml:space="preserve">Job Category: </w:t>
            </w:r>
            <w:r w:rsidRPr="0036491A">
              <w:rPr>
                <w:rFonts w:ascii="Times New Roman" w:eastAsia="Times New Roman" w:hAnsi="Times New Roman"/>
                <w:bCs/>
                <w:sz w:val="24"/>
                <w:szCs w:val="24"/>
              </w:rPr>
              <w:t>Professional: P</w:t>
            </w:r>
          </w:p>
        </w:tc>
      </w:tr>
      <w:tr w:rsidR="0036491A" w:rsidRPr="0036491A" w:rsidTr="005427C1">
        <w:trPr>
          <w:trHeight w:val="671"/>
          <w:jc w:val="center"/>
        </w:trPr>
        <w:tc>
          <w:tcPr>
            <w:tcW w:w="10800" w:type="dxa"/>
            <w:gridSpan w:val="3"/>
            <w:tcBorders>
              <w:bottom w:val="single" w:sz="4" w:space="0" w:color="auto"/>
            </w:tcBorders>
          </w:tcPr>
          <w:p w:rsidR="005427C1" w:rsidRPr="0036491A" w:rsidRDefault="005427C1" w:rsidP="00142F34">
            <w:pPr>
              <w:pStyle w:val="ListParagraph"/>
              <w:numPr>
                <w:ilvl w:val="0"/>
                <w:numId w:val="17"/>
              </w:numPr>
              <w:tabs>
                <w:tab w:val="left" w:pos="345"/>
                <w:tab w:val="left" w:pos="570"/>
              </w:tabs>
              <w:ind w:left="-90" w:firstLine="36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sale Bank products and services, expands branch digital banking users, attained customers request and provides efficient and high-quality service to customers as per the Bank’s policy, procedure, guideline and other pertinent regulation.</w:t>
            </w:r>
          </w:p>
        </w:tc>
      </w:tr>
      <w:tr w:rsidR="0036491A" w:rsidRPr="0036491A" w:rsidTr="005427C1">
        <w:trPr>
          <w:trHeight w:val="1247"/>
          <w:jc w:val="center"/>
        </w:trPr>
        <w:tc>
          <w:tcPr>
            <w:tcW w:w="10800" w:type="dxa"/>
            <w:gridSpan w:val="3"/>
            <w:tcBorders>
              <w:bottom w:val="single" w:sz="4" w:space="0" w:color="auto"/>
            </w:tcBorders>
          </w:tcPr>
          <w:p w:rsidR="005427C1" w:rsidRPr="0036491A" w:rsidRDefault="005427C1" w:rsidP="00142F34">
            <w:pPr>
              <w:pStyle w:val="ListParagraph"/>
              <w:numPr>
                <w:ilvl w:val="0"/>
                <w:numId w:val="17"/>
              </w:numPr>
              <w:tabs>
                <w:tab w:val="left" w:pos="270"/>
                <w:tab w:val="left" w:pos="570"/>
              </w:tabs>
              <w:ind w:left="540" w:hanging="180"/>
              <w:rPr>
                <w:rFonts w:ascii="Times New Roman" w:hAnsi="Times New Roman"/>
                <w:sz w:val="24"/>
                <w:szCs w:val="24"/>
              </w:rPr>
            </w:pPr>
            <w:r w:rsidRPr="0036491A">
              <w:rPr>
                <w:rFonts w:ascii="Times New Roman" w:hAnsi="Times New Roman"/>
                <w:b/>
                <w:sz w:val="24"/>
                <w:szCs w:val="24"/>
              </w:rPr>
              <w:t>Key Job Duties &amp; Responsibilities:</w:t>
            </w:r>
            <w:r w:rsidRPr="0036491A">
              <w:rPr>
                <w:rFonts w:ascii="Times New Roman" w:hAnsi="Times New Roman"/>
                <w:sz w:val="24"/>
                <w:szCs w:val="24"/>
              </w:rPr>
              <w:t xml:space="preserve"> The job holder’s responsibilities include, but are not limited to: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Interact directly with customers throughout all phases of the sales process;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customers’ need, propose/plan relevant products or services and ensure that customers have positive experiences from start to finish;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relationships with customers, serving as a key point of contact, from initial lead outreach to when purchase is ultimately made;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Make preparation, approach customers, make presentation, handle objections and close sales as the selling process passes through steps (starting from proposing up to closing and follow up);</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Discharge any product/service-related sales activities referred by the Branch Manager/Business Manager/Customer Service Manager;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Execute grassroot marketing (sales campaigns);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Sale Bank products, services and alternatives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Undertake both indoor selling (referral, cross and up selling) and outdoor selling (door to door marketing);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prospective and existing customers’ inquiries in relation to sales;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Identify potential customers, connect with leads and advise on a solution;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Lead, train, coach and monitor performance of agents and merchants;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Arrange meeting with customers and make calls;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Train operation and junior staff about new products and services;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Leverage central data, customer service team and other information for lead generation;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Respond/troubleshoot digital banking technical problems at agent and merchant locations in consultation with IS;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Recruit agents and merchants as well as management in collaboration with the Relationship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Comply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handling of customers and maximize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 and maintain positive relationship with customers and staff members;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each task with the Bank’s standards and timescales;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 strictly to compliance and operational risk controls in accordance with the Bank’s standards;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and recruit prospective customers, and provide professional advice;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Work towards the achievements of the teams and individual tasks;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 new and existing Bank’s products, services and alternative channels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Engage fully in the resource mobilization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that customers queries and complaints are addressed appropriately;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Assist or support customers within and outside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Recruit customers and sale Bank’s products, services and alternative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Evaluate regularly the performance of Agent banking;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Identify potential business site for deployment of </w:t>
            </w:r>
            <w:proofErr w:type="spellStart"/>
            <w:r w:rsidRPr="0036491A">
              <w:rPr>
                <w:rFonts w:ascii="Times New Roman" w:hAnsi="Times New Roman"/>
                <w:sz w:val="24"/>
                <w:szCs w:val="24"/>
              </w:rPr>
              <w:t>PoSs</w:t>
            </w:r>
            <w:proofErr w:type="spellEnd"/>
            <w:r w:rsidRPr="0036491A">
              <w:rPr>
                <w:rFonts w:ascii="Times New Roman" w:hAnsi="Times New Roman"/>
                <w:sz w:val="24"/>
                <w:szCs w:val="24"/>
              </w:rPr>
              <w:t xml:space="preserve"> and ATMs;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 sales records, sales lead and opportunities for further selling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 in market research, sales plan and sales campaign with Branch Business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Deliver efficient and high-quality services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Comply with regulatory standards, Bank’s policies, procedures, code of conducts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 sales records, sales lead and opportunities for further selling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 in market research, sales plan and sales campaign with other Branch Business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 and sales the Bank's products, services and alternative channels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Discharge all duties and responsibilities as dictated in the branch Banking procedure;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350"/>
          <w:jc w:val="center"/>
        </w:trPr>
        <w:tc>
          <w:tcPr>
            <w:tcW w:w="10800" w:type="dxa"/>
            <w:gridSpan w:val="3"/>
            <w:tcBorders>
              <w:bottom w:val="single" w:sz="4" w:space="0" w:color="auto"/>
            </w:tcBorders>
          </w:tcPr>
          <w:p w:rsidR="005427C1" w:rsidRPr="0036491A" w:rsidRDefault="005427C1" w:rsidP="00142F34">
            <w:pPr>
              <w:pStyle w:val="ListParagraph"/>
              <w:numPr>
                <w:ilvl w:val="0"/>
                <w:numId w:val="17"/>
              </w:numPr>
              <w:tabs>
                <w:tab w:val="left" w:pos="270"/>
                <w:tab w:val="left" w:pos="570"/>
              </w:tabs>
              <w:ind w:left="540" w:hanging="18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 xml:space="preserve">Process, controls, and Operational performance. </w:t>
            </w:r>
          </w:p>
        </w:tc>
      </w:tr>
      <w:tr w:rsidR="0036491A" w:rsidRPr="0036491A" w:rsidTr="005427C1">
        <w:trPr>
          <w:trHeight w:hRule="exact" w:val="4585"/>
          <w:jc w:val="center"/>
        </w:trPr>
        <w:tc>
          <w:tcPr>
            <w:tcW w:w="5899" w:type="dxa"/>
            <w:gridSpan w:val="2"/>
            <w:shd w:val="clear" w:color="auto" w:fill="FFFFFF" w:themeFill="background1"/>
          </w:tcPr>
          <w:p w:rsidR="005427C1" w:rsidRPr="0036491A" w:rsidRDefault="005427C1" w:rsidP="00142F34">
            <w:pPr>
              <w:pStyle w:val="ListParagraph"/>
              <w:numPr>
                <w:ilvl w:val="0"/>
                <w:numId w:val="17"/>
              </w:numPr>
              <w:tabs>
                <w:tab w:val="left" w:pos="270"/>
                <w:tab w:val="left" w:pos="570"/>
              </w:tabs>
              <w:ind w:left="540" w:hanging="180"/>
              <w:jc w:val="both"/>
              <w:rPr>
                <w:rFonts w:ascii="Times New Roman" w:hAnsi="Times New Roman"/>
                <w:b/>
                <w:bCs/>
                <w:sz w:val="24"/>
                <w:szCs w:val="24"/>
              </w:rPr>
            </w:pPr>
            <w:r w:rsidRPr="0036491A">
              <w:rPr>
                <w:rFonts w:ascii="Times New Roman" w:hAnsi="Times New Roman"/>
                <w:b/>
                <w:sz w:val="24"/>
                <w:szCs w:val="24"/>
              </w:rPr>
              <w:lastRenderedPageBreak/>
              <w:t>Summary</w:t>
            </w:r>
            <w:r w:rsidRPr="0036491A">
              <w:rPr>
                <w:rFonts w:ascii="Times New Roman" w:hAnsi="Times New Roman"/>
                <w:b/>
                <w:bCs/>
                <w:sz w:val="24"/>
                <w:szCs w:val="24"/>
              </w:rPr>
              <w:t xml:space="preserve"> of Key Competency, Educational and Professional Requirements: </w:t>
            </w:r>
          </w:p>
          <w:p w:rsidR="005427C1" w:rsidRPr="0036491A" w:rsidRDefault="005427C1" w:rsidP="00142F34">
            <w:pPr>
              <w:pStyle w:val="ListParagraph"/>
              <w:numPr>
                <w:ilvl w:val="0"/>
                <w:numId w:val="16"/>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16"/>
              </w:numPr>
              <w:ind w:left="450" w:hanging="450"/>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xml:space="preserve"> NA</w:t>
            </w:r>
          </w:p>
          <w:p w:rsidR="005427C1" w:rsidRPr="0036491A" w:rsidRDefault="005427C1" w:rsidP="00142F34">
            <w:pPr>
              <w:pStyle w:val="ListParagraph"/>
              <w:numPr>
                <w:ilvl w:val="1"/>
                <w:numId w:val="16"/>
              </w:numPr>
              <w:ind w:left="450" w:hanging="450"/>
              <w:jc w:val="both"/>
              <w:rPr>
                <w:rFonts w:ascii="Times New Roman" w:hAnsi="Times New Roman"/>
                <w:sz w:val="24"/>
                <w:szCs w:val="24"/>
              </w:rPr>
            </w:pPr>
            <w:r w:rsidRPr="0036491A">
              <w:rPr>
                <w:rFonts w:ascii="Times New Roman" w:hAnsi="Times New Roman"/>
                <w:b/>
                <w:bCs/>
                <w:sz w:val="24"/>
                <w:szCs w:val="24"/>
              </w:rPr>
              <w:t xml:space="preserve">Organizational Values Competency at Proficiency of Intermediate Level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2"/>
              </w:numPr>
              <w:shd w:val="clear" w:color="auto" w:fill="FFFFFF" w:themeFill="background1"/>
              <w:ind w:left="36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2"/>
              </w:numPr>
              <w:shd w:val="clear" w:color="auto" w:fill="FFFFFF" w:themeFill="background1"/>
              <w:ind w:left="360"/>
              <w:jc w:val="both"/>
              <w:rPr>
                <w:rFonts w:ascii="Times New Roman" w:hAnsi="Times New Roman"/>
                <w:sz w:val="24"/>
                <w:szCs w:val="24"/>
              </w:rPr>
            </w:pPr>
            <w:r w:rsidRPr="0036491A">
              <w:rPr>
                <w:rFonts w:ascii="Times New Roman" w:hAnsi="Times New Roman"/>
                <w:sz w:val="24"/>
                <w:szCs w:val="24"/>
              </w:rPr>
              <w:t xml:space="preserve"> Respect for Diversity,</w:t>
            </w:r>
          </w:p>
          <w:p w:rsidR="005427C1" w:rsidRPr="0036491A" w:rsidRDefault="005427C1" w:rsidP="00142F34">
            <w:pPr>
              <w:pStyle w:val="ListParagraph"/>
              <w:numPr>
                <w:ilvl w:val="0"/>
                <w:numId w:val="72"/>
              </w:numPr>
              <w:shd w:val="clear" w:color="auto" w:fill="FFFFFF" w:themeFill="background1"/>
              <w:ind w:left="36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0"/>
                <w:numId w:val="55"/>
              </w:numPr>
              <w:ind w:left="720"/>
              <w:jc w:val="both"/>
              <w:rPr>
                <w:rFonts w:ascii="Times New Roman" w:hAnsi="Times New Roman"/>
                <w:sz w:val="24"/>
                <w:szCs w:val="24"/>
              </w:rPr>
            </w:pPr>
          </w:p>
        </w:tc>
        <w:tc>
          <w:tcPr>
            <w:tcW w:w="4901" w:type="dxa"/>
            <w:shd w:val="clear" w:color="auto" w:fill="FFFFFF" w:themeFill="background1"/>
          </w:tcPr>
          <w:p w:rsidR="005427C1" w:rsidRPr="0036491A" w:rsidRDefault="005427C1" w:rsidP="00142F34">
            <w:pPr>
              <w:pStyle w:val="Default"/>
              <w:numPr>
                <w:ilvl w:val="0"/>
                <w:numId w:val="16"/>
              </w:numPr>
              <w:spacing w:line="360" w:lineRule="auto"/>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 Degree in Economics, Management, Accounting or other business related field; with 3  years of Banking experience, of which 1 year at Job Grade 8 in Banking Operation Job Family.</w:t>
            </w:r>
          </w:p>
        </w:tc>
      </w:tr>
      <w:tr w:rsidR="0036491A" w:rsidRPr="0036491A" w:rsidTr="005427C1">
        <w:trPr>
          <w:trHeight w:val="847"/>
          <w:jc w:val="center"/>
        </w:trPr>
        <w:tc>
          <w:tcPr>
            <w:tcW w:w="5899" w:type="dxa"/>
            <w:gridSpan w:val="2"/>
            <w:tcBorders>
              <w:bottom w:val="single" w:sz="4" w:space="0" w:color="auto"/>
            </w:tcBorders>
          </w:tcPr>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5427C1">
            <w:pPr>
              <w:jc w:val="both"/>
              <w:rPr>
                <w:rFonts w:ascii="Times New Roman" w:hAnsi="Times New Roman"/>
                <w:b/>
                <w:bCs/>
                <w:sz w:val="24"/>
                <w:szCs w:val="24"/>
              </w:rPr>
            </w:pPr>
            <w:r w:rsidRPr="0036491A">
              <w:rPr>
                <w:rFonts w:ascii="Times New Roman" w:hAnsi="Times New Roman"/>
                <w:b/>
                <w:bCs/>
                <w:sz w:val="24"/>
                <w:szCs w:val="24"/>
              </w:rPr>
              <w:t>1.3. 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 xml:space="preserve">Banking  Operations  (Novice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(Intermediate Level), Interest Free Banking (Intermediate Level), Marketing &amp; Sales (Intermediate Level), Temenos Core Banking Application (Intermediate Level), Financial Accounting (Novice Level), Financial Transaction Recording and Documentation (Intermediate Level), Knowledge of Anti-Money Laundering Laws (Intermediate Level), Customer </w:t>
            </w:r>
            <w:r w:rsidRPr="0036491A">
              <w:rPr>
                <w:rFonts w:ascii="Times New Roman" w:hAnsi="Times New Roman"/>
                <w:sz w:val="24"/>
                <w:szCs w:val="24"/>
              </w:rPr>
              <w:lastRenderedPageBreak/>
              <w:t>Experience (Intermediate Level), Customer Orientation  (Intermediate Level), Attention to Detail (Intermediate Level), International Banking Operation (Novice Level), Operational Risk Management (Intermediate Level), Industry &amp; Product Knowledge (Intermediate Level).</w:t>
            </w:r>
          </w:p>
        </w:tc>
        <w:tc>
          <w:tcPr>
            <w:tcW w:w="4901" w:type="dxa"/>
            <w:tcBorders>
              <w:bottom w:val="single" w:sz="4" w:space="0" w:color="auto"/>
            </w:tcBorders>
          </w:tcPr>
          <w:p w:rsidR="005427C1" w:rsidRPr="0036491A" w:rsidRDefault="005427C1" w:rsidP="005427C1">
            <w:pPr>
              <w:pStyle w:val="ListParagraph"/>
              <w:ind w:left="77"/>
              <w:jc w:val="both"/>
              <w:rPr>
                <w:rFonts w:ascii="Times New Roman" w:hAnsi="Times New Roman"/>
                <w:sz w:val="24"/>
                <w:szCs w:val="24"/>
              </w:rPr>
            </w:pPr>
          </w:p>
        </w:tc>
      </w:tr>
      <w:tr w:rsidR="0036491A" w:rsidRPr="0036491A" w:rsidTr="005427C1">
        <w:trPr>
          <w:trHeight w:val="1241"/>
          <w:jc w:val="center"/>
        </w:trPr>
        <w:tc>
          <w:tcPr>
            <w:tcW w:w="10800" w:type="dxa"/>
            <w:gridSpan w:val="3"/>
            <w:tcBorders>
              <w:bottom w:val="single" w:sz="4" w:space="0" w:color="auto"/>
            </w:tcBorders>
          </w:tcPr>
          <w:p w:rsidR="005427C1" w:rsidRPr="0036491A" w:rsidRDefault="005427C1" w:rsidP="00142F34">
            <w:pPr>
              <w:pStyle w:val="ListParagraph"/>
              <w:numPr>
                <w:ilvl w:val="0"/>
                <w:numId w:val="17"/>
              </w:numPr>
              <w:tabs>
                <w:tab w:val="left" w:pos="270"/>
                <w:tab w:val="left" w:pos="570"/>
              </w:tabs>
              <w:ind w:left="540" w:hanging="180"/>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5427C1">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b/>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3074"/>
          <w:jc w:val="center"/>
        </w:trPr>
        <w:tc>
          <w:tcPr>
            <w:tcW w:w="10800" w:type="dxa"/>
            <w:gridSpan w:val="3"/>
          </w:tcPr>
          <w:p w:rsidR="005427C1" w:rsidRPr="0036491A" w:rsidRDefault="005427C1" w:rsidP="00142F34">
            <w:pPr>
              <w:pStyle w:val="ListParagraph"/>
              <w:numPr>
                <w:ilvl w:val="0"/>
                <w:numId w:val="17"/>
              </w:numPr>
              <w:tabs>
                <w:tab w:val="left" w:pos="270"/>
                <w:tab w:val="left" w:pos="570"/>
              </w:tabs>
              <w:ind w:left="540" w:hanging="180"/>
              <w:rPr>
                <w:rFonts w:ascii="Times New Roman" w:eastAsia="Times New Roman" w:hAnsi="Times New Roman"/>
                <w:b/>
                <w:sz w:val="24"/>
                <w:szCs w:val="24"/>
              </w:rPr>
            </w:pPr>
            <w:r w:rsidRPr="0036491A">
              <w:rPr>
                <w:rFonts w:ascii="Times New Roman" w:eastAsia="Times New Roman" w:hAnsi="Times New Roman"/>
                <w:b/>
                <w:sz w:val="24"/>
                <w:szCs w:val="24"/>
              </w:rPr>
              <w:t xml:space="preserve">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job description above,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w:t>
            </w:r>
          </w:p>
        </w:tc>
      </w:tr>
    </w:tbl>
    <w:p w:rsidR="005427C1" w:rsidRPr="0036491A" w:rsidRDefault="005427C1" w:rsidP="005427C1"/>
    <w:p w:rsidR="005427C1" w:rsidRPr="0036491A" w:rsidRDefault="005427C1" w:rsidP="005427C1">
      <w:pPr>
        <w:pStyle w:val="Heading2"/>
        <w:ind w:left="360"/>
        <w:rPr>
          <w:sz w:val="28"/>
          <w:szCs w:val="28"/>
        </w:rPr>
      </w:pPr>
      <w:bookmarkStart w:id="18" w:name="_Toc123199387"/>
    </w:p>
    <w:p w:rsidR="005427C1" w:rsidRPr="0036491A" w:rsidRDefault="005427C1" w:rsidP="005427C1">
      <w:pPr>
        <w:pStyle w:val="Heading2"/>
        <w:ind w:left="360"/>
        <w:rPr>
          <w:sz w:val="28"/>
          <w:szCs w:val="28"/>
        </w:rPr>
      </w:pPr>
    </w:p>
    <w:p w:rsidR="005427C1" w:rsidRPr="0036491A" w:rsidRDefault="005427C1" w:rsidP="005427C1">
      <w:pPr>
        <w:pStyle w:val="Heading2"/>
        <w:ind w:left="360"/>
        <w:rPr>
          <w:sz w:val="28"/>
          <w:szCs w:val="28"/>
        </w:rPr>
      </w:pPr>
    </w:p>
    <w:p w:rsidR="005427C1" w:rsidRPr="0036491A" w:rsidRDefault="005427C1" w:rsidP="005427C1">
      <w:pPr>
        <w:pStyle w:val="Heading2"/>
        <w:ind w:left="360"/>
        <w:rPr>
          <w:sz w:val="28"/>
          <w:szCs w:val="28"/>
        </w:rPr>
      </w:pPr>
    </w:p>
    <w:p w:rsidR="005427C1" w:rsidRPr="0036491A" w:rsidRDefault="005427C1" w:rsidP="005427C1">
      <w:pPr>
        <w:pStyle w:val="Heading2"/>
        <w:ind w:left="360"/>
        <w:rPr>
          <w:sz w:val="28"/>
          <w:szCs w:val="28"/>
        </w:rPr>
      </w:pPr>
    </w:p>
    <w:p w:rsidR="005427C1" w:rsidRPr="0036491A" w:rsidRDefault="005427C1" w:rsidP="005427C1">
      <w:pPr>
        <w:pStyle w:val="Heading2"/>
        <w:ind w:left="360"/>
        <w:rPr>
          <w:sz w:val="28"/>
          <w:szCs w:val="28"/>
        </w:rPr>
      </w:pPr>
    </w:p>
    <w:p w:rsidR="005427C1" w:rsidRPr="0036491A" w:rsidRDefault="005427C1" w:rsidP="005427C1">
      <w:pPr>
        <w:pStyle w:val="Heading2"/>
        <w:ind w:left="360"/>
        <w:rPr>
          <w:sz w:val="28"/>
          <w:szCs w:val="28"/>
        </w:rPr>
      </w:pPr>
    </w:p>
    <w:p w:rsidR="005427C1" w:rsidRPr="0036491A" w:rsidRDefault="005427C1" w:rsidP="005427C1">
      <w:pPr>
        <w:pStyle w:val="Heading2"/>
        <w:ind w:left="360"/>
        <w:rPr>
          <w:sz w:val="28"/>
          <w:szCs w:val="28"/>
        </w:rPr>
      </w:pPr>
    </w:p>
    <w:p w:rsidR="005427C1" w:rsidRPr="0036491A" w:rsidRDefault="005427C1" w:rsidP="005427C1">
      <w:pPr>
        <w:pStyle w:val="Heading2"/>
        <w:ind w:left="360"/>
        <w:rPr>
          <w:sz w:val="28"/>
          <w:szCs w:val="28"/>
        </w:rPr>
      </w:pPr>
    </w:p>
    <w:p w:rsidR="005427C1" w:rsidRPr="0036491A" w:rsidRDefault="005427C1" w:rsidP="00142F34">
      <w:pPr>
        <w:pStyle w:val="Heading2"/>
        <w:numPr>
          <w:ilvl w:val="1"/>
          <w:numId w:val="60"/>
        </w:numPr>
        <w:spacing w:before="0" w:beforeAutospacing="0" w:after="0" w:afterAutospacing="0"/>
        <w:ind w:left="720"/>
        <w:rPr>
          <w:sz w:val="28"/>
          <w:szCs w:val="28"/>
        </w:rPr>
      </w:pPr>
      <w:bookmarkStart w:id="19" w:name="_Toc123284681"/>
      <w:r w:rsidRPr="0036491A">
        <w:rPr>
          <w:sz w:val="28"/>
          <w:szCs w:val="28"/>
        </w:rPr>
        <w:lastRenderedPageBreak/>
        <w:t>Branch Banking Officer-Service</w:t>
      </w:r>
      <w:bookmarkEnd w:id="18"/>
      <w:bookmarkEnd w:id="19"/>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8"/>
        <w:gridCol w:w="733"/>
        <w:gridCol w:w="77"/>
        <w:gridCol w:w="4662"/>
      </w:tblGrid>
      <w:tr w:rsidR="0036491A" w:rsidRPr="0036491A" w:rsidTr="005427C1">
        <w:trPr>
          <w:trHeight w:hRule="exact" w:val="371"/>
          <w:jc w:val="center"/>
        </w:trPr>
        <w:tc>
          <w:tcPr>
            <w:tcW w:w="10800" w:type="dxa"/>
            <w:gridSpan w:val="4"/>
            <w:shd w:val="clear" w:color="auto" w:fill="auto"/>
          </w:tcPr>
          <w:p w:rsidR="005427C1" w:rsidRPr="0036491A" w:rsidRDefault="005427C1" w:rsidP="00142F34">
            <w:pPr>
              <w:pStyle w:val="ListParagraph"/>
              <w:numPr>
                <w:ilvl w:val="0"/>
                <w:numId w:val="67"/>
              </w:numPr>
              <w:tabs>
                <w:tab w:val="left" w:pos="498"/>
              </w:tabs>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Branch Banking Officer-Service</w:t>
            </w:r>
          </w:p>
          <w:p w:rsidR="005427C1" w:rsidRPr="0036491A" w:rsidRDefault="005427C1" w:rsidP="005427C1">
            <w:pPr>
              <w:rPr>
                <w:rFonts w:ascii="Times New Roman" w:hAnsi="Times New Roman"/>
                <w:sz w:val="24"/>
                <w:szCs w:val="24"/>
              </w:rPr>
            </w:pP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844"/>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472" w:type="dxa"/>
            <w:gridSpan w:val="3"/>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Customer Service Manager- Service</w:t>
            </w:r>
          </w:p>
        </w:tc>
      </w:tr>
      <w:tr w:rsidR="0036491A" w:rsidRPr="0036491A" w:rsidTr="005427C1">
        <w:trPr>
          <w:trHeight w:hRule="exact" w:val="353"/>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472" w:type="dxa"/>
            <w:gridSpan w:val="3"/>
            <w:shd w:val="clear" w:color="auto" w:fill="auto"/>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71"/>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3"/>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9</w:t>
            </w:r>
          </w:p>
        </w:tc>
        <w:tc>
          <w:tcPr>
            <w:tcW w:w="5472" w:type="dxa"/>
            <w:gridSpan w:val="3"/>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54"/>
          <w:jc w:val="center"/>
        </w:trPr>
        <w:tc>
          <w:tcPr>
            <w:tcW w:w="532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Branch</w:t>
            </w:r>
          </w:p>
        </w:tc>
        <w:tc>
          <w:tcPr>
            <w:tcW w:w="5472" w:type="dxa"/>
            <w:gridSpan w:val="3"/>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Category:</w:t>
            </w:r>
            <w:r w:rsidRPr="0036491A">
              <w:rPr>
                <w:rFonts w:ascii="Times New Roman" w:hAnsi="Times New Roman"/>
                <w:bCs/>
                <w:sz w:val="24"/>
                <w:szCs w:val="24"/>
              </w:rPr>
              <w:t xml:space="preserve"> Professional: P</w:t>
            </w:r>
          </w:p>
        </w:tc>
      </w:tr>
      <w:tr w:rsidR="0036491A" w:rsidRPr="0036491A" w:rsidTr="005427C1">
        <w:trPr>
          <w:trHeight w:hRule="exact" w:val="1296"/>
          <w:jc w:val="center"/>
        </w:trPr>
        <w:tc>
          <w:tcPr>
            <w:tcW w:w="10800" w:type="dxa"/>
            <w:gridSpan w:val="4"/>
            <w:shd w:val="clear" w:color="auto" w:fill="auto"/>
          </w:tcPr>
          <w:p w:rsidR="005427C1" w:rsidRPr="0036491A" w:rsidRDefault="005427C1" w:rsidP="00142F34">
            <w:pPr>
              <w:pStyle w:val="ListParagraph"/>
              <w:numPr>
                <w:ilvl w:val="0"/>
                <w:numId w:val="67"/>
              </w:numPr>
              <w:tabs>
                <w:tab w:val="left" w:pos="498"/>
              </w:tabs>
              <w:ind w:left="-90" w:firstLine="45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 xml:space="preserve"> To serve the Bank’s customers, mobilizes resources, expands branch accessibility through alternatives channels, attained customers request and provides efficient and high-quality service to customers as per the Bank’s policy, procedure, guideline and other pertinent regulation.</w:t>
            </w:r>
          </w:p>
        </w:tc>
      </w:tr>
      <w:tr w:rsidR="0036491A" w:rsidRPr="0036491A" w:rsidTr="005427C1">
        <w:trPr>
          <w:trHeight w:val="887"/>
          <w:jc w:val="center"/>
        </w:trPr>
        <w:tc>
          <w:tcPr>
            <w:tcW w:w="10800" w:type="dxa"/>
            <w:gridSpan w:val="4"/>
            <w:shd w:val="clear" w:color="auto" w:fill="auto"/>
          </w:tcPr>
          <w:p w:rsidR="005427C1" w:rsidRPr="0036491A" w:rsidRDefault="005427C1" w:rsidP="00142F34">
            <w:pPr>
              <w:pStyle w:val="ListParagraph"/>
              <w:numPr>
                <w:ilvl w:val="0"/>
                <w:numId w:val="67"/>
              </w:numPr>
              <w:tabs>
                <w:tab w:val="left" w:pos="540"/>
              </w:tabs>
              <w:ind w:left="540" w:hanging="90"/>
              <w:rPr>
                <w:rFonts w:ascii="Times New Roman" w:hAnsi="Times New Roman"/>
                <w:sz w:val="24"/>
                <w:szCs w:val="24"/>
              </w:rPr>
            </w:pPr>
            <w:r w:rsidRPr="0036491A">
              <w:rPr>
                <w:rFonts w:ascii="Times New Roman" w:hAnsi="Times New Roman"/>
                <w:b/>
                <w:sz w:val="24"/>
                <w:szCs w:val="24"/>
              </w:rPr>
              <w:t>Key Job Duties and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customer account opening;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Serve customers as per the standard delivery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Work for continuous improvement of customers experience;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salary payment transactions;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Play the Meeter-Greeter role in rotation;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in-branch sales activities and collaborate with the sales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Prepare negotiable instruments and deliver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 strictly to compliance and operational risk controls in accordance with the Bank’s standards;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Check account opening and cross selling of alternative channels and services;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Comply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handle customers and maximizes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Discharge all duties and responsibilities as indicated in the branch banking procedure;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 in the resource mobilization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balancing of all books of accounts against General Ledger on daily basis;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Follow up the clearance of negotiable instruments and timely settlement;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Settle all suspense accounts timely and prepares suspense ageing report regularly;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800"/>
          <w:jc w:val="center"/>
        </w:trPr>
        <w:tc>
          <w:tcPr>
            <w:tcW w:w="10800" w:type="dxa"/>
            <w:gridSpan w:val="4"/>
            <w:shd w:val="clear" w:color="auto" w:fill="auto"/>
          </w:tcPr>
          <w:p w:rsidR="005427C1" w:rsidRPr="0036491A" w:rsidRDefault="005427C1" w:rsidP="00142F34">
            <w:pPr>
              <w:pStyle w:val="ListParagraph"/>
              <w:numPr>
                <w:ilvl w:val="0"/>
                <w:numId w:val="67"/>
              </w:numPr>
              <w:tabs>
                <w:tab w:val="left" w:pos="540"/>
              </w:tabs>
              <w:ind w:left="540" w:hanging="9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hRule="exact" w:val="12431"/>
          <w:jc w:val="center"/>
        </w:trPr>
        <w:tc>
          <w:tcPr>
            <w:tcW w:w="6138" w:type="dxa"/>
            <w:gridSpan w:val="3"/>
            <w:shd w:val="clear" w:color="auto" w:fill="auto"/>
          </w:tcPr>
          <w:p w:rsidR="005427C1" w:rsidRPr="0036491A" w:rsidRDefault="005427C1" w:rsidP="00142F34">
            <w:pPr>
              <w:pStyle w:val="ListParagraph"/>
              <w:numPr>
                <w:ilvl w:val="0"/>
                <w:numId w:val="67"/>
              </w:numPr>
              <w:tabs>
                <w:tab w:val="left" w:pos="540"/>
              </w:tabs>
              <w:ind w:left="540" w:hanging="90"/>
              <w:jc w:val="both"/>
              <w:rPr>
                <w:rFonts w:ascii="Times New Roman" w:hAnsi="Times New Roman"/>
                <w:b/>
                <w:bCs/>
                <w:sz w:val="24"/>
                <w:szCs w:val="24"/>
              </w:rPr>
            </w:pPr>
            <w:r w:rsidRPr="0036491A">
              <w:rPr>
                <w:rFonts w:ascii="Times New Roman" w:hAnsi="Times New Roman"/>
                <w:b/>
                <w:bCs/>
                <w:sz w:val="24"/>
                <w:szCs w:val="24"/>
              </w:rPr>
              <w:lastRenderedPageBreak/>
              <w:t xml:space="preserve">Summary of Key Competency, Educational and Professional Requirements: </w:t>
            </w:r>
          </w:p>
          <w:p w:rsidR="005427C1" w:rsidRPr="0036491A" w:rsidRDefault="005427C1" w:rsidP="00142F34">
            <w:pPr>
              <w:pStyle w:val="ListParagraph"/>
              <w:numPr>
                <w:ilvl w:val="1"/>
                <w:numId w:val="82"/>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83"/>
              </w:numPr>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5427C1" w:rsidRPr="0036491A" w:rsidRDefault="005427C1" w:rsidP="00142F34">
            <w:pPr>
              <w:pStyle w:val="ListParagraph"/>
              <w:numPr>
                <w:ilvl w:val="1"/>
                <w:numId w:val="84"/>
              </w:numPr>
              <w:shd w:val="clear" w:color="auto" w:fill="FFFFFF" w:themeFill="background1"/>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Corporate Citizenship.</w:t>
            </w:r>
          </w:p>
          <w:p w:rsidR="005427C1" w:rsidRPr="0036491A" w:rsidRDefault="005427C1" w:rsidP="00142F34">
            <w:pPr>
              <w:pStyle w:val="ListParagraph"/>
              <w:numPr>
                <w:ilvl w:val="1"/>
                <w:numId w:val="84"/>
              </w:numPr>
              <w:shd w:val="clear" w:color="auto" w:fill="FFFFFF" w:themeFill="background1"/>
              <w:rPr>
                <w:rFonts w:ascii="Times New Roman" w:hAnsi="Times New Roman"/>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Banking Operations (Intermediate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(Intermediate Level),  Interest Free Banking (Intermediate Level), Marketing &amp; Sales (Novice Level), Temenos Core Banking Application (Intermediate Level), Financial Accounting (Intermediate Level), Financial Transaction Recording and Documentation (Intermediate Level), Knowledge of Anti-Money Laundering Laws (Intermediate Level), Cash &amp; Vault Management (Intermediate Level),</w:t>
            </w:r>
          </w:p>
        </w:tc>
        <w:tc>
          <w:tcPr>
            <w:tcW w:w="4662" w:type="dxa"/>
            <w:shd w:val="clear" w:color="auto" w:fill="auto"/>
          </w:tcPr>
          <w:p w:rsidR="005427C1" w:rsidRPr="0036491A" w:rsidRDefault="005427C1" w:rsidP="00142F34">
            <w:pPr>
              <w:pStyle w:val="ListParagraph"/>
              <w:numPr>
                <w:ilvl w:val="1"/>
                <w:numId w:val="82"/>
              </w:numPr>
              <w:jc w:val="both"/>
              <w:rPr>
                <w:rFonts w:ascii="Times New Roman" w:hAnsi="Times New Roman"/>
                <w:sz w:val="24"/>
              </w:rPr>
            </w:pPr>
            <w:r w:rsidRPr="0036491A">
              <w:rPr>
                <w:rFonts w:ascii="Times New Roman" w:hAnsi="Times New Roman"/>
                <w:b/>
                <w:bCs/>
                <w:sz w:val="24"/>
              </w:rPr>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3 years of Banking experience of which 1 year at Job Grade 8 in Banking Operation Job Family. </w:t>
            </w:r>
          </w:p>
        </w:tc>
      </w:tr>
      <w:tr w:rsidR="0036491A" w:rsidRPr="0036491A" w:rsidTr="005427C1">
        <w:trPr>
          <w:trHeight w:hRule="exact" w:val="2001"/>
          <w:jc w:val="center"/>
        </w:trPr>
        <w:tc>
          <w:tcPr>
            <w:tcW w:w="6061" w:type="dxa"/>
            <w:gridSpan w:val="2"/>
            <w:shd w:val="clear" w:color="auto" w:fill="auto"/>
          </w:tcPr>
          <w:p w:rsidR="005427C1" w:rsidRPr="0036491A" w:rsidRDefault="005427C1" w:rsidP="005427C1">
            <w:pPr>
              <w:pStyle w:val="ListParagraph"/>
              <w:shd w:val="clear" w:color="auto" w:fill="FFFFFF"/>
              <w:tabs>
                <w:tab w:val="left" w:pos="90"/>
              </w:tabs>
              <w:ind w:left="90"/>
              <w:jc w:val="both"/>
              <w:rPr>
                <w:rFonts w:ascii="Times New Roman" w:eastAsia="Times New Roman" w:hAnsi="Times New Roman"/>
                <w:b/>
                <w:sz w:val="24"/>
                <w:szCs w:val="24"/>
              </w:rPr>
            </w:pPr>
            <w:r w:rsidRPr="0036491A">
              <w:rPr>
                <w:rFonts w:ascii="Times New Roman" w:hAnsi="Times New Roman"/>
                <w:sz w:val="24"/>
                <w:szCs w:val="24"/>
              </w:rPr>
              <w:lastRenderedPageBreak/>
              <w:t>Industry &amp; Product Knowledge (Intermediate Level), Fixed Asset Management (Intermediate Level), Customer Experience (Novice Level), Attention to Detail (Intermediate Level) and ATM Management (Novice Level).</w:t>
            </w:r>
          </w:p>
        </w:tc>
        <w:tc>
          <w:tcPr>
            <w:tcW w:w="4739" w:type="dxa"/>
            <w:gridSpan w:val="2"/>
            <w:shd w:val="clear" w:color="auto" w:fill="auto"/>
          </w:tcPr>
          <w:p w:rsidR="005427C1" w:rsidRPr="0036491A" w:rsidRDefault="005427C1" w:rsidP="005427C1">
            <w:pPr>
              <w:pStyle w:val="ListParagraph"/>
              <w:shd w:val="clear" w:color="auto" w:fill="FFFFFF"/>
              <w:tabs>
                <w:tab w:val="left" w:pos="450"/>
              </w:tabs>
              <w:rPr>
                <w:rFonts w:ascii="Times New Roman" w:eastAsia="Times New Roman" w:hAnsi="Times New Roman"/>
                <w:b/>
                <w:sz w:val="24"/>
                <w:szCs w:val="24"/>
              </w:rPr>
            </w:pPr>
          </w:p>
        </w:tc>
      </w:tr>
      <w:tr w:rsidR="0036491A" w:rsidRPr="0036491A" w:rsidTr="005427C1">
        <w:trPr>
          <w:trHeight w:hRule="exact" w:val="1343"/>
          <w:jc w:val="center"/>
        </w:trPr>
        <w:tc>
          <w:tcPr>
            <w:tcW w:w="10800" w:type="dxa"/>
            <w:gridSpan w:val="4"/>
            <w:shd w:val="clear" w:color="auto" w:fill="auto"/>
          </w:tcPr>
          <w:p w:rsidR="005427C1" w:rsidRPr="0036491A" w:rsidRDefault="005427C1" w:rsidP="00142F34">
            <w:pPr>
              <w:pStyle w:val="ListParagraph"/>
              <w:numPr>
                <w:ilvl w:val="0"/>
                <w:numId w:val="67"/>
              </w:numPr>
              <w:tabs>
                <w:tab w:val="left" w:pos="540"/>
              </w:tabs>
              <w:ind w:left="540" w:hanging="90"/>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5427C1">
            <w:pPr>
              <w:shd w:val="clear" w:color="auto" w:fill="FFFFFF"/>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449"/>
          <w:jc w:val="center"/>
        </w:trPr>
        <w:tc>
          <w:tcPr>
            <w:tcW w:w="10800" w:type="dxa"/>
            <w:gridSpan w:val="4"/>
            <w:shd w:val="clear" w:color="auto" w:fill="auto"/>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eastAsia="Times New Roman" w:hAnsi="Times New Roman"/>
                <w:b/>
                <w:sz w:val="24"/>
                <w:szCs w:val="24"/>
              </w:rPr>
              <w:t xml:space="preserve"> Name:_______________________________________Signature:______________Date: ______________</w:t>
            </w:r>
          </w:p>
        </w:tc>
      </w:tr>
    </w:tbl>
    <w:p w:rsidR="005427C1" w:rsidRPr="0036491A" w:rsidRDefault="005427C1" w:rsidP="005427C1">
      <w:r w:rsidRPr="0036491A">
        <w:br w:type="page"/>
      </w:r>
    </w:p>
    <w:p w:rsidR="005427C1" w:rsidRPr="0036491A" w:rsidRDefault="005427C1" w:rsidP="00142F34">
      <w:pPr>
        <w:pStyle w:val="Heading2"/>
        <w:numPr>
          <w:ilvl w:val="1"/>
          <w:numId w:val="60"/>
        </w:numPr>
        <w:spacing w:before="0" w:beforeAutospacing="0" w:after="0" w:afterAutospacing="0"/>
        <w:ind w:left="720"/>
        <w:rPr>
          <w:sz w:val="28"/>
          <w:szCs w:val="28"/>
        </w:rPr>
      </w:pPr>
      <w:bookmarkStart w:id="20" w:name="_Toc123199388"/>
      <w:bookmarkStart w:id="21" w:name="_Toc123284682"/>
      <w:r w:rsidRPr="0036491A">
        <w:rPr>
          <w:sz w:val="28"/>
          <w:szCs w:val="28"/>
        </w:rPr>
        <w:lastRenderedPageBreak/>
        <w:t>Retail Customer Relationship Manager</w:t>
      </w:r>
      <w:bookmarkEnd w:id="20"/>
      <w:bookmarkEnd w:id="21"/>
    </w:p>
    <w:tbl>
      <w:tblPr>
        <w:tblpPr w:leftFromText="180" w:rightFromText="180" w:vertAnchor="text" w:horzAnchor="margin" w:tblpXSpec="center" w:tblpY="20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1"/>
        <w:gridCol w:w="1087"/>
        <w:gridCol w:w="4752"/>
      </w:tblGrid>
      <w:tr w:rsidR="0036491A" w:rsidRPr="0036491A" w:rsidTr="005427C1">
        <w:trPr>
          <w:trHeight w:hRule="exact" w:val="281"/>
        </w:trPr>
        <w:tc>
          <w:tcPr>
            <w:tcW w:w="4961" w:type="dxa"/>
            <w:shd w:val="clear" w:color="auto" w:fill="auto"/>
          </w:tcPr>
          <w:p w:rsidR="005427C1" w:rsidRPr="0036491A" w:rsidRDefault="005427C1" w:rsidP="00142F34">
            <w:pPr>
              <w:pStyle w:val="ListParagraph"/>
              <w:numPr>
                <w:ilvl w:val="0"/>
                <w:numId w:val="66"/>
              </w:numPr>
              <w:tabs>
                <w:tab w:val="left" w:pos="810"/>
              </w:tabs>
              <w:jc w:val="both"/>
              <w:rPr>
                <w:rFonts w:ascii="Times New Roman" w:hAnsi="Times New Roman"/>
                <w:b/>
                <w:sz w:val="24"/>
                <w:szCs w:val="24"/>
              </w:rPr>
            </w:pPr>
            <w:r w:rsidRPr="0036491A">
              <w:rPr>
                <w:rFonts w:ascii="Times New Roman" w:hAnsi="Times New Roman"/>
                <w:b/>
                <w:sz w:val="24"/>
                <w:szCs w:val="24"/>
              </w:rPr>
              <w:t>Job Details /Profile/:</w:t>
            </w:r>
          </w:p>
        </w:tc>
        <w:tc>
          <w:tcPr>
            <w:tcW w:w="5839" w:type="dxa"/>
            <w:gridSpan w:val="2"/>
            <w:shd w:val="clear" w:color="auto" w:fill="auto"/>
          </w:tcPr>
          <w:p w:rsidR="005427C1" w:rsidRPr="0036491A" w:rsidRDefault="005427C1" w:rsidP="005427C1">
            <w:pPr>
              <w:jc w:val="both"/>
              <w:rPr>
                <w:rFonts w:ascii="Times New Roman" w:hAnsi="Times New Roman"/>
                <w:b/>
                <w:sz w:val="24"/>
                <w:szCs w:val="24"/>
              </w:rPr>
            </w:pPr>
          </w:p>
        </w:tc>
      </w:tr>
      <w:tr w:rsidR="0036491A" w:rsidRPr="0036491A" w:rsidTr="000F78D5">
        <w:trPr>
          <w:trHeight w:hRule="exact" w:val="358"/>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Retail Customer Relationship Manager</w:t>
            </w:r>
          </w:p>
          <w:p w:rsidR="005427C1" w:rsidRPr="0036491A" w:rsidRDefault="005427C1" w:rsidP="005427C1">
            <w:pPr>
              <w:jc w:val="both"/>
              <w:rPr>
                <w:rFonts w:ascii="Times New Roman" w:hAnsi="Times New Roman"/>
                <w:sz w:val="24"/>
                <w:szCs w:val="24"/>
              </w:rPr>
            </w:pP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17"/>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Branch Manager</w:t>
            </w:r>
          </w:p>
        </w:tc>
      </w:tr>
      <w:tr w:rsidR="0036491A" w:rsidRPr="0036491A" w:rsidTr="005427C1">
        <w:trPr>
          <w:trHeight w:hRule="exact" w:val="344"/>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839" w:type="dxa"/>
            <w:gridSpan w:val="2"/>
            <w:shd w:val="clear" w:color="auto" w:fill="auto"/>
          </w:tcPr>
          <w:p w:rsidR="005427C1" w:rsidRPr="0036491A" w:rsidRDefault="005427C1" w:rsidP="005427C1">
            <w:pPr>
              <w:ind w:left="1153" w:hanging="1153"/>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53"/>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36"/>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12</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p>
        </w:tc>
      </w:tr>
      <w:tr w:rsidR="0036491A" w:rsidRPr="0036491A" w:rsidTr="005427C1">
        <w:trPr>
          <w:trHeight w:hRule="exact" w:val="363"/>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839" w:type="dxa"/>
            <w:gridSpan w:val="2"/>
            <w:shd w:val="clear" w:color="auto" w:fill="auto"/>
          </w:tcPr>
          <w:p w:rsidR="005427C1" w:rsidRPr="0036491A" w:rsidRDefault="005427C1" w:rsidP="005427C1">
            <w:pPr>
              <w:jc w:val="both"/>
              <w:rPr>
                <w:rFonts w:ascii="Times New Roman" w:eastAsia="Times New Roman" w:hAnsi="Times New Roman"/>
                <w:b/>
                <w:bCs/>
                <w:sz w:val="24"/>
                <w:szCs w:val="24"/>
              </w:rPr>
            </w:pPr>
            <w:r w:rsidRPr="0036491A">
              <w:rPr>
                <w:rFonts w:ascii="Times New Roman" w:hAnsi="Times New Roman"/>
                <w:b/>
                <w:sz w:val="24"/>
                <w:szCs w:val="24"/>
              </w:rPr>
              <w:t xml:space="preserve">Job Category: </w:t>
            </w:r>
            <w:r w:rsidRPr="0036491A">
              <w:rPr>
                <w:rFonts w:ascii="Times New Roman" w:eastAsia="Times New Roman" w:hAnsi="Times New Roman"/>
                <w:bCs/>
                <w:sz w:val="24"/>
                <w:szCs w:val="24"/>
              </w:rPr>
              <w:t>Experienced Professional</w:t>
            </w:r>
            <w:r w:rsidRPr="0036491A">
              <w:rPr>
                <w:rFonts w:ascii="Times New Roman" w:eastAsia="Times New Roman" w:hAnsi="Times New Roman"/>
                <w:b/>
                <w:bCs/>
                <w:sz w:val="24"/>
                <w:szCs w:val="24"/>
              </w:rPr>
              <w:t xml:space="preserve">: </w:t>
            </w:r>
            <w:r w:rsidRPr="0036491A">
              <w:rPr>
                <w:rFonts w:ascii="Times New Roman" w:eastAsia="Times New Roman" w:hAnsi="Times New Roman"/>
                <w:bCs/>
                <w:sz w:val="24"/>
                <w:szCs w:val="24"/>
              </w:rPr>
              <w:t>EP</w:t>
            </w:r>
          </w:p>
        </w:tc>
      </w:tr>
      <w:tr w:rsidR="0036491A" w:rsidRPr="0036491A" w:rsidTr="005427C1">
        <w:trPr>
          <w:trHeight w:hRule="exact" w:val="1152"/>
        </w:trPr>
        <w:tc>
          <w:tcPr>
            <w:tcW w:w="10800" w:type="dxa"/>
            <w:gridSpan w:val="3"/>
            <w:shd w:val="clear" w:color="auto" w:fill="auto"/>
          </w:tcPr>
          <w:p w:rsidR="005427C1" w:rsidRPr="0036491A" w:rsidRDefault="005427C1" w:rsidP="00142F34">
            <w:pPr>
              <w:pStyle w:val="ListParagraph"/>
              <w:numPr>
                <w:ilvl w:val="0"/>
                <w:numId w:val="66"/>
              </w:numPr>
              <w:tabs>
                <w:tab w:val="left" w:pos="810"/>
              </w:tabs>
              <w:ind w:left="90" w:firstLine="270"/>
              <w:jc w:val="both"/>
              <w:rPr>
                <w:rFonts w:ascii="Times New Roman" w:hAnsi="Times New Roman"/>
                <w:sz w:val="24"/>
                <w:szCs w:val="24"/>
              </w:rPr>
            </w:pPr>
            <w:r w:rsidRPr="0036491A">
              <w:rPr>
                <w:rFonts w:ascii="Times New Roman" w:hAnsi="Times New Roman"/>
                <w:b/>
                <w:sz w:val="24"/>
                <w:szCs w:val="24"/>
              </w:rPr>
              <w:t xml:space="preserve"> Job Objective: </w:t>
            </w:r>
            <w:r w:rsidRPr="0036491A">
              <w:rPr>
                <w:rFonts w:ascii="Times New Roman" w:hAnsi="Times New Roman"/>
                <w:sz w:val="24"/>
                <w:szCs w:val="24"/>
              </w:rPr>
              <w:t>To attend Affluent Retail customers request at the branch, promote CBE’s products and service, recruit new potential Affluent Retail customers</w:t>
            </w:r>
            <w:ins w:id="22" w:author="CBE" w:date="2022-12-27T08:49:00Z">
              <w:r w:rsidRPr="0036491A">
                <w:rPr>
                  <w:rFonts w:ascii="Times New Roman" w:hAnsi="Times New Roman"/>
                  <w:sz w:val="24"/>
                  <w:szCs w:val="24"/>
                </w:rPr>
                <w:t xml:space="preserve"> </w:t>
              </w:r>
            </w:ins>
            <w:r w:rsidRPr="0036491A">
              <w:rPr>
                <w:rFonts w:ascii="Times New Roman" w:hAnsi="Times New Roman"/>
                <w:sz w:val="24"/>
                <w:szCs w:val="24"/>
              </w:rPr>
              <w:t>so as to achieve organizational vision and strategic objectives.</w:t>
            </w:r>
          </w:p>
        </w:tc>
      </w:tr>
      <w:tr w:rsidR="0036491A" w:rsidRPr="0036491A" w:rsidTr="005427C1">
        <w:trPr>
          <w:trHeight w:val="3773"/>
        </w:trPr>
        <w:tc>
          <w:tcPr>
            <w:tcW w:w="10800" w:type="dxa"/>
            <w:gridSpan w:val="3"/>
            <w:shd w:val="clear" w:color="auto" w:fill="auto"/>
          </w:tcPr>
          <w:p w:rsidR="005427C1" w:rsidRPr="0036491A" w:rsidRDefault="005427C1" w:rsidP="00142F34">
            <w:pPr>
              <w:pStyle w:val="ListParagraph"/>
              <w:numPr>
                <w:ilvl w:val="0"/>
                <w:numId w:val="66"/>
              </w:numPr>
              <w:tabs>
                <w:tab w:val="left" w:pos="810"/>
              </w:tabs>
              <w:ind w:left="90" w:firstLine="270"/>
              <w:jc w:val="both"/>
              <w:rPr>
                <w:rFonts w:ascii="Times New Roman" w:hAnsi="Times New Roman"/>
                <w:sz w:val="22"/>
                <w:szCs w:val="24"/>
              </w:rPr>
            </w:pPr>
            <w:r w:rsidRPr="0036491A">
              <w:rPr>
                <w:rFonts w:ascii="Times New Roman" w:hAnsi="Times New Roman"/>
                <w:b/>
                <w:sz w:val="24"/>
                <w:szCs w:val="24"/>
              </w:rPr>
              <w:t xml:space="preserve">Key Job Duties and Responsibilities: </w:t>
            </w:r>
            <w:r w:rsidRPr="0036491A">
              <w:rPr>
                <w:rFonts w:ascii="Times New Roman" w:hAnsi="Times New Roman"/>
                <w:sz w:val="22"/>
                <w:szCs w:val="24"/>
              </w:rPr>
              <w:t>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Strengthen relationship with Affluent Retail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 and managed Affluent Retail Customers profiling and portfolio;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Serve as single point of contract for affluent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Provide assistance for Retail Affluent customers in using products and services;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Selling of products and services to Retail Affluent Customers. </w:t>
            </w:r>
          </w:p>
          <w:p w:rsidR="005427C1" w:rsidRPr="0036491A" w:rsidRDefault="000F78D5"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the</w:t>
            </w:r>
            <w:r w:rsidR="005427C1" w:rsidRPr="0036491A">
              <w:rPr>
                <w:rFonts w:ascii="Times New Roman" w:hAnsi="Times New Roman"/>
                <w:sz w:val="24"/>
                <w:szCs w:val="24"/>
              </w:rPr>
              <w:t xml:space="preserve"> Affluent Retail customers request;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all Affluent Retail customer’s requests;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facilitate the provision of efficient and high quality service to  Affluent Retail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customer driven servicing of their needs to maximize customer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the fulfillment of overall tasks that have given to execute customer-focused service in the process;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the needs of key customer are met without compromising business efficiency;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 strictly to compliance and operational risk controls in accordance with the Bank’s and regulatory standards, policies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the tasks within the agreed standards delivery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 in resource mobilization initiatives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Receive any Affluent Retail customers applications, verifies signature, conducts preliminary checking of applications and supporting documents against check list, and forwards to the concerned Bank’s  organ for processing;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Provide information and advises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Promote CBE products and services to Affluent Retail customers;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Recruit new Affluent Retail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customers’ needs and forwards any new product ideas to Retail Business Development Department;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Approve sales contracts;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2284"/>
        </w:trPr>
        <w:tc>
          <w:tcPr>
            <w:tcW w:w="10800" w:type="dxa"/>
            <w:gridSpan w:val="3"/>
            <w:shd w:val="clear" w:color="auto" w:fill="auto"/>
          </w:tcPr>
          <w:p w:rsidR="005427C1" w:rsidRPr="0036491A" w:rsidRDefault="005427C1" w:rsidP="00142F34">
            <w:pPr>
              <w:pStyle w:val="ListParagraph"/>
              <w:numPr>
                <w:ilvl w:val="0"/>
                <w:numId w:val="66"/>
              </w:numPr>
              <w:tabs>
                <w:tab w:val="left" w:pos="810"/>
              </w:tabs>
              <w:jc w:val="both"/>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Financial and strategic objectives of the Bank (deposit mobilization, FCY earning, profitability, efficiency or cost minimization, etc.);</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 of the Bank;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experience;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val="440"/>
        </w:trPr>
        <w:tc>
          <w:tcPr>
            <w:tcW w:w="6048" w:type="dxa"/>
            <w:gridSpan w:val="2"/>
            <w:shd w:val="clear" w:color="auto" w:fill="auto"/>
          </w:tcPr>
          <w:p w:rsidR="005427C1" w:rsidRPr="0036491A" w:rsidRDefault="005427C1" w:rsidP="00142F34">
            <w:pPr>
              <w:pStyle w:val="ListParagraph"/>
              <w:numPr>
                <w:ilvl w:val="0"/>
                <w:numId w:val="66"/>
              </w:numPr>
              <w:tabs>
                <w:tab w:val="left" w:pos="367"/>
              </w:tabs>
              <w:ind w:left="427" w:hanging="36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5427C1">
            <w:pPr>
              <w:jc w:val="both"/>
              <w:rPr>
                <w:rFonts w:ascii="Times New Roman" w:hAnsi="Times New Roman"/>
                <w:b/>
                <w:sz w:val="24"/>
                <w:szCs w:val="24"/>
              </w:rPr>
            </w:pPr>
            <w:r w:rsidRPr="0036491A">
              <w:rPr>
                <w:rFonts w:ascii="Times New Roman" w:hAnsi="Times New Roman"/>
                <w:b/>
                <w:bCs/>
                <w:sz w:val="24"/>
                <w:szCs w:val="24"/>
              </w:rPr>
              <w:t>1.Summary of Key Competency Requirements</w:t>
            </w:r>
          </w:p>
          <w:p w:rsidR="005427C1" w:rsidRPr="0036491A" w:rsidRDefault="005427C1" w:rsidP="00142F34">
            <w:pPr>
              <w:pStyle w:val="ListParagraph"/>
              <w:numPr>
                <w:ilvl w:val="1"/>
                <w:numId w:val="10"/>
              </w:numPr>
              <w:ind w:left="360"/>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5427C1" w:rsidRPr="0036491A" w:rsidRDefault="005427C1" w:rsidP="00142F34">
            <w:pPr>
              <w:pStyle w:val="ListParagraph"/>
              <w:numPr>
                <w:ilvl w:val="1"/>
                <w:numId w:val="39"/>
              </w:numPr>
              <w:shd w:val="clear" w:color="auto" w:fill="FFFFFF" w:themeFill="background1"/>
              <w:ind w:left="450" w:hanging="450"/>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Corporate Citizenship.</w:t>
            </w:r>
          </w:p>
        </w:tc>
        <w:tc>
          <w:tcPr>
            <w:tcW w:w="4752" w:type="dxa"/>
            <w:shd w:val="clear" w:color="auto" w:fill="auto"/>
          </w:tcPr>
          <w:p w:rsidR="005427C1" w:rsidRPr="0036491A" w:rsidRDefault="005427C1" w:rsidP="00142F34">
            <w:pPr>
              <w:pStyle w:val="Default"/>
              <w:numPr>
                <w:ilvl w:val="0"/>
                <w:numId w:val="78"/>
              </w:numPr>
              <w:tabs>
                <w:tab w:val="left" w:pos="363"/>
              </w:tabs>
              <w:spacing w:line="360" w:lineRule="auto"/>
              <w:ind w:left="363"/>
              <w:jc w:val="both"/>
              <w:rPr>
                <w:rFonts w:ascii="Times New Roman" w:hAnsi="Times New Roman" w:cs="Times New Roman"/>
                <w:color w:val="auto"/>
              </w:rPr>
            </w:pPr>
            <w:r w:rsidRPr="0036491A">
              <w:rPr>
                <w:rFonts w:ascii="Times New Roman" w:hAnsi="Times New Roman" w:cs="Times New Roman"/>
                <w:b/>
                <w:bCs/>
                <w:color w:val="auto"/>
              </w:rPr>
              <w:lastRenderedPageBreak/>
              <w:t xml:space="preserve">Educational and Professional Requirements </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B.A Degree in Economics, Management, Accounting or othe</w:t>
            </w:r>
            <w:r w:rsidR="000F78D5" w:rsidRPr="0036491A">
              <w:rPr>
                <w:rFonts w:ascii="Times New Roman" w:hAnsi="Times New Roman"/>
                <w:sz w:val="24"/>
                <w:szCs w:val="24"/>
              </w:rPr>
              <w:t xml:space="preserve">r business related field; with </w:t>
            </w:r>
            <w:r w:rsidRPr="0036491A">
              <w:rPr>
                <w:rFonts w:ascii="Times New Roman" w:hAnsi="Times New Roman"/>
                <w:sz w:val="24"/>
                <w:szCs w:val="24"/>
              </w:rPr>
              <w:t>7 years of Banking experience of which 1 year at Job Grade 11 in Banking Operation Job Family.</w:t>
            </w:r>
          </w:p>
          <w:p w:rsidR="005427C1" w:rsidRPr="0036491A" w:rsidRDefault="005427C1" w:rsidP="005427C1">
            <w:pPr>
              <w:rPr>
                <w:rFonts w:ascii="Times New Roman" w:hAnsi="Times New Roman"/>
                <w:b/>
                <w:sz w:val="24"/>
                <w:szCs w:val="24"/>
              </w:rPr>
            </w:pPr>
          </w:p>
          <w:p w:rsidR="005427C1" w:rsidRPr="0036491A" w:rsidRDefault="005427C1" w:rsidP="005427C1">
            <w:pPr>
              <w:rPr>
                <w:rFonts w:ascii="Times New Roman" w:hAnsi="Times New Roman"/>
                <w:b/>
                <w:sz w:val="24"/>
                <w:szCs w:val="24"/>
              </w:rPr>
            </w:pPr>
          </w:p>
          <w:p w:rsidR="005427C1" w:rsidRPr="0036491A" w:rsidRDefault="005427C1" w:rsidP="005427C1">
            <w:pPr>
              <w:rPr>
                <w:rFonts w:ascii="Times New Roman" w:hAnsi="Times New Roman"/>
                <w:b/>
                <w:sz w:val="24"/>
                <w:szCs w:val="24"/>
              </w:rPr>
            </w:pPr>
          </w:p>
          <w:p w:rsidR="005427C1" w:rsidRPr="0036491A" w:rsidRDefault="005427C1" w:rsidP="005427C1">
            <w:pPr>
              <w:jc w:val="both"/>
              <w:rPr>
                <w:rFonts w:ascii="Times New Roman" w:hAnsi="Times New Roman"/>
                <w:b/>
                <w:sz w:val="24"/>
                <w:szCs w:val="24"/>
              </w:rPr>
            </w:pPr>
          </w:p>
        </w:tc>
      </w:tr>
      <w:tr w:rsidR="0036491A" w:rsidRPr="0036491A" w:rsidTr="005427C1">
        <w:trPr>
          <w:trHeight w:hRule="exact" w:val="8197"/>
        </w:trPr>
        <w:tc>
          <w:tcPr>
            <w:tcW w:w="6048" w:type="dxa"/>
            <w:gridSpan w:val="2"/>
            <w:shd w:val="clear" w:color="auto" w:fill="auto"/>
          </w:tcPr>
          <w:p w:rsidR="005427C1" w:rsidRPr="0036491A" w:rsidRDefault="005427C1" w:rsidP="00142F34">
            <w:pPr>
              <w:pStyle w:val="ListParagraph"/>
              <w:numPr>
                <w:ilvl w:val="1"/>
                <w:numId w:val="39"/>
              </w:numPr>
              <w:jc w:val="both"/>
              <w:rPr>
                <w:rFonts w:ascii="Times New Roman" w:hAnsi="Times New Roman"/>
                <w:sz w:val="24"/>
                <w:szCs w:val="24"/>
              </w:rPr>
            </w:pPr>
            <w:r w:rsidRPr="0036491A">
              <w:rPr>
                <w:rFonts w:ascii="Times New Roman" w:hAnsi="Times New Roman"/>
                <w:b/>
                <w:bCs/>
                <w:sz w:val="24"/>
                <w:szCs w:val="24"/>
              </w:rPr>
              <w:lastRenderedPageBreak/>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Banking  Operations  (Intermediate Level),</w:t>
            </w:r>
            <w:r w:rsidRPr="0036491A">
              <w:rPr>
                <w:rFonts w:ascii="Times New Roman" w:hAnsi="Times New Roman"/>
                <w:sz w:val="24"/>
                <w:szCs w:val="24"/>
              </w:rPr>
              <w:tab/>
              <w:t>Performance Management Knowledge (Novice Level),Risk Management Knowledge (Intermediate Level),Computer Appreciation (Intermediate Level),</w:t>
            </w:r>
            <w:r w:rsidRPr="0036491A">
              <w:rPr>
                <w:rFonts w:ascii="Times New Roman" w:hAnsi="Times New Roman"/>
                <w:sz w:val="24"/>
                <w:szCs w:val="24"/>
              </w:rPr>
              <w:tab/>
              <w:t>Communicates Clearly (Intermediate Level),Knowledge of Audit Management Principles (Novice Level), Branch Operations (Intermediate Level) ,Alternative Channels (ATM, Internet Banking, Mobile Banking, etc) (Novice Level), Interest Free Banking (Novice Level) ,Marketing &amp; Sales (Intermediate Level), Temenos Core Banking Application (Intermediate Level),Financial Accounting (Novice Level),Financial Transaction Recording and Documentation (Novice Level),Knowledge of Anti-Money Laundering Laws (Novice Level),</w:t>
            </w:r>
            <w:r w:rsidRPr="0036491A">
              <w:rPr>
                <w:rFonts w:ascii="Times New Roman" w:hAnsi="Times New Roman"/>
                <w:sz w:val="24"/>
                <w:szCs w:val="24"/>
              </w:rPr>
              <w:tab/>
              <w:t>Trade Finance  (Intermediate Level),Loan Evaluation &amp; Follow up (Intermediate Level),Customer Relationship Management (Intermediate Level),Customer Orientation  (Intermediate Level), Attention to Detail (Intermediate Level),</w:t>
            </w:r>
            <w:r w:rsidRPr="0036491A">
              <w:rPr>
                <w:rFonts w:ascii="Times New Roman" w:hAnsi="Times New Roman"/>
                <w:sz w:val="24"/>
                <w:szCs w:val="24"/>
              </w:rPr>
              <w:tab/>
              <w:t>Industry &amp; Product Knowledge (Intermediate Level) and Credit Operation  (Intermediate Level).</w:t>
            </w:r>
          </w:p>
        </w:tc>
        <w:tc>
          <w:tcPr>
            <w:tcW w:w="4752" w:type="dxa"/>
            <w:shd w:val="clear" w:color="auto" w:fill="auto"/>
          </w:tcPr>
          <w:p w:rsidR="005427C1" w:rsidRPr="0036491A" w:rsidRDefault="005427C1" w:rsidP="005427C1">
            <w:pPr>
              <w:pStyle w:val="ListParagraph"/>
              <w:ind w:left="77"/>
              <w:jc w:val="both"/>
              <w:rPr>
                <w:rFonts w:ascii="Times New Roman" w:hAnsi="Times New Roman"/>
                <w:sz w:val="24"/>
                <w:szCs w:val="24"/>
              </w:rPr>
            </w:pPr>
          </w:p>
        </w:tc>
      </w:tr>
      <w:tr w:rsidR="0036491A" w:rsidRPr="0036491A" w:rsidTr="005427C1">
        <w:trPr>
          <w:trHeight w:hRule="exact" w:val="1172"/>
        </w:trPr>
        <w:tc>
          <w:tcPr>
            <w:tcW w:w="10800" w:type="dxa"/>
            <w:gridSpan w:val="3"/>
            <w:shd w:val="clear" w:color="auto" w:fill="auto"/>
          </w:tcPr>
          <w:p w:rsidR="005427C1" w:rsidRPr="0036491A" w:rsidRDefault="005427C1" w:rsidP="00142F34">
            <w:pPr>
              <w:pStyle w:val="ListParagraph"/>
              <w:numPr>
                <w:ilvl w:val="0"/>
                <w:numId w:val="66"/>
              </w:numPr>
              <w:tabs>
                <w:tab w:val="left" w:pos="810"/>
              </w:tabs>
              <w:spacing w:line="240" w:lineRule="auto"/>
              <w:ind w:left="90" w:firstLine="270"/>
              <w:jc w:val="both"/>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0F78D5">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0F78D5" w:rsidRPr="0036491A" w:rsidRDefault="000F78D5" w:rsidP="000F78D5">
            <w:pPr>
              <w:shd w:val="clear" w:color="auto" w:fill="FFFFFF"/>
              <w:spacing w:line="240" w:lineRule="auto"/>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449"/>
        </w:trPr>
        <w:tc>
          <w:tcPr>
            <w:tcW w:w="10800" w:type="dxa"/>
            <w:gridSpan w:val="3"/>
            <w:shd w:val="clear" w:color="auto" w:fill="auto"/>
          </w:tcPr>
          <w:p w:rsidR="005427C1" w:rsidRPr="0036491A" w:rsidRDefault="005427C1" w:rsidP="00142F34">
            <w:pPr>
              <w:pStyle w:val="ListParagraph"/>
              <w:numPr>
                <w:ilvl w:val="0"/>
                <w:numId w:val="66"/>
              </w:numPr>
              <w:tabs>
                <w:tab w:val="left" w:pos="810"/>
              </w:tabs>
              <w:ind w:left="90" w:firstLine="270"/>
              <w:jc w:val="both"/>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w:t>
            </w: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142F34">
      <w:pPr>
        <w:pStyle w:val="Heading2"/>
        <w:numPr>
          <w:ilvl w:val="1"/>
          <w:numId w:val="60"/>
        </w:numPr>
        <w:spacing w:before="0" w:beforeAutospacing="0" w:after="0" w:afterAutospacing="0"/>
        <w:ind w:left="720"/>
        <w:rPr>
          <w:sz w:val="28"/>
          <w:szCs w:val="28"/>
        </w:rPr>
      </w:pPr>
      <w:bookmarkStart w:id="23" w:name="_Toc123199389"/>
      <w:bookmarkStart w:id="24" w:name="_Toc123284683"/>
      <w:r w:rsidRPr="0036491A">
        <w:rPr>
          <w:sz w:val="28"/>
          <w:szCs w:val="28"/>
        </w:rPr>
        <w:lastRenderedPageBreak/>
        <w:t>Wholesale Customer Relationship Manager</w:t>
      </w:r>
      <w:bookmarkEnd w:id="23"/>
      <w:bookmarkEnd w:id="24"/>
    </w:p>
    <w:tbl>
      <w:tblPr>
        <w:tblpPr w:leftFromText="180" w:rightFromText="180" w:vertAnchor="text" w:horzAnchor="margin" w:tblpXSpec="center" w:tblpY="20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1"/>
        <w:gridCol w:w="1087"/>
        <w:gridCol w:w="4752"/>
      </w:tblGrid>
      <w:tr w:rsidR="0036491A" w:rsidRPr="0036491A" w:rsidTr="005427C1">
        <w:trPr>
          <w:trHeight w:hRule="exact" w:val="281"/>
        </w:trPr>
        <w:tc>
          <w:tcPr>
            <w:tcW w:w="4961" w:type="dxa"/>
            <w:shd w:val="clear" w:color="auto" w:fill="auto"/>
          </w:tcPr>
          <w:p w:rsidR="005427C1" w:rsidRPr="0036491A" w:rsidRDefault="005427C1" w:rsidP="00142F34">
            <w:pPr>
              <w:pStyle w:val="ListParagraph"/>
              <w:numPr>
                <w:ilvl w:val="0"/>
                <w:numId w:val="75"/>
              </w:numPr>
              <w:tabs>
                <w:tab w:val="left" w:pos="810"/>
              </w:tabs>
              <w:jc w:val="both"/>
              <w:rPr>
                <w:rFonts w:ascii="Times New Roman" w:hAnsi="Times New Roman"/>
                <w:b/>
                <w:sz w:val="24"/>
                <w:szCs w:val="24"/>
              </w:rPr>
            </w:pPr>
            <w:r w:rsidRPr="0036491A">
              <w:rPr>
                <w:rFonts w:ascii="Times New Roman" w:hAnsi="Times New Roman"/>
                <w:b/>
                <w:sz w:val="24"/>
                <w:szCs w:val="24"/>
              </w:rPr>
              <w:t>Job Details /Profile/:</w:t>
            </w:r>
          </w:p>
        </w:tc>
        <w:tc>
          <w:tcPr>
            <w:tcW w:w="5839" w:type="dxa"/>
            <w:gridSpan w:val="2"/>
            <w:shd w:val="clear" w:color="auto" w:fill="auto"/>
          </w:tcPr>
          <w:p w:rsidR="005427C1" w:rsidRPr="0036491A" w:rsidRDefault="005427C1" w:rsidP="005427C1">
            <w:pPr>
              <w:jc w:val="both"/>
              <w:rPr>
                <w:rFonts w:ascii="Times New Roman" w:hAnsi="Times New Roman"/>
                <w:b/>
                <w:sz w:val="24"/>
                <w:szCs w:val="24"/>
              </w:rPr>
            </w:pPr>
          </w:p>
        </w:tc>
      </w:tr>
      <w:tr w:rsidR="0036491A" w:rsidRPr="0036491A" w:rsidTr="005427C1">
        <w:trPr>
          <w:trHeight w:hRule="exact" w:val="720"/>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xml:space="preserve">: </w:t>
            </w:r>
            <w:r w:rsidR="000F78D5" w:rsidRPr="0036491A">
              <w:rPr>
                <w:rFonts w:ascii="Times New Roman" w:hAnsi="Times New Roman"/>
                <w:sz w:val="24"/>
                <w:szCs w:val="24"/>
              </w:rPr>
              <w:t>Wholesale</w:t>
            </w:r>
            <w:r w:rsidRPr="0036491A">
              <w:rPr>
                <w:rFonts w:ascii="Times New Roman" w:hAnsi="Times New Roman"/>
                <w:sz w:val="24"/>
                <w:szCs w:val="24"/>
              </w:rPr>
              <w:t xml:space="preserve"> Customer Relationship Manager</w:t>
            </w:r>
          </w:p>
          <w:p w:rsidR="005427C1" w:rsidRPr="0036491A" w:rsidRDefault="005427C1" w:rsidP="005427C1">
            <w:pPr>
              <w:jc w:val="both"/>
              <w:rPr>
                <w:rFonts w:ascii="Times New Roman" w:hAnsi="Times New Roman"/>
                <w:sz w:val="24"/>
                <w:szCs w:val="24"/>
              </w:rPr>
            </w:pP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17"/>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Branch  Manager</w:t>
            </w:r>
          </w:p>
        </w:tc>
      </w:tr>
      <w:tr w:rsidR="0036491A" w:rsidRPr="0036491A" w:rsidTr="005427C1">
        <w:trPr>
          <w:trHeight w:hRule="exact" w:val="344"/>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839" w:type="dxa"/>
            <w:gridSpan w:val="2"/>
            <w:shd w:val="clear" w:color="auto" w:fill="auto"/>
          </w:tcPr>
          <w:p w:rsidR="005427C1" w:rsidRPr="0036491A" w:rsidRDefault="005427C1" w:rsidP="005427C1">
            <w:pPr>
              <w:ind w:left="1153" w:hanging="1153"/>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53"/>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36"/>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12</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p>
        </w:tc>
      </w:tr>
      <w:tr w:rsidR="0036491A" w:rsidRPr="0036491A" w:rsidTr="005427C1">
        <w:trPr>
          <w:trHeight w:hRule="exact" w:val="363"/>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839" w:type="dxa"/>
            <w:gridSpan w:val="2"/>
            <w:shd w:val="clear" w:color="auto" w:fill="auto"/>
          </w:tcPr>
          <w:p w:rsidR="005427C1" w:rsidRPr="0036491A" w:rsidRDefault="005427C1" w:rsidP="005427C1">
            <w:pPr>
              <w:jc w:val="both"/>
              <w:rPr>
                <w:rFonts w:ascii="Times New Roman" w:eastAsia="Times New Roman" w:hAnsi="Times New Roman"/>
                <w:b/>
                <w:bCs/>
                <w:sz w:val="24"/>
                <w:szCs w:val="24"/>
              </w:rPr>
            </w:pPr>
            <w:r w:rsidRPr="0036491A">
              <w:rPr>
                <w:rFonts w:ascii="Times New Roman" w:hAnsi="Times New Roman"/>
                <w:b/>
                <w:sz w:val="24"/>
                <w:szCs w:val="24"/>
              </w:rPr>
              <w:t xml:space="preserve">Job Category: </w:t>
            </w:r>
            <w:r w:rsidRPr="0036491A">
              <w:rPr>
                <w:rFonts w:ascii="Times New Roman" w:eastAsia="Times New Roman" w:hAnsi="Times New Roman"/>
                <w:bCs/>
                <w:sz w:val="24"/>
                <w:szCs w:val="24"/>
              </w:rPr>
              <w:t>Experienced Professional</w:t>
            </w:r>
            <w:r w:rsidRPr="0036491A">
              <w:rPr>
                <w:rFonts w:ascii="Times New Roman" w:eastAsia="Times New Roman" w:hAnsi="Times New Roman"/>
                <w:b/>
                <w:bCs/>
                <w:sz w:val="24"/>
                <w:szCs w:val="24"/>
              </w:rPr>
              <w:t xml:space="preserve">: </w:t>
            </w:r>
            <w:r w:rsidRPr="0036491A">
              <w:rPr>
                <w:rFonts w:ascii="Times New Roman" w:eastAsia="Times New Roman" w:hAnsi="Times New Roman"/>
                <w:bCs/>
                <w:sz w:val="24"/>
                <w:szCs w:val="24"/>
              </w:rPr>
              <w:t>EP</w:t>
            </w:r>
          </w:p>
        </w:tc>
      </w:tr>
      <w:tr w:rsidR="0036491A" w:rsidRPr="0036491A" w:rsidTr="005427C1">
        <w:trPr>
          <w:trHeight w:hRule="exact" w:val="1152"/>
        </w:trPr>
        <w:tc>
          <w:tcPr>
            <w:tcW w:w="10800" w:type="dxa"/>
            <w:gridSpan w:val="3"/>
            <w:shd w:val="clear" w:color="auto" w:fill="auto"/>
          </w:tcPr>
          <w:p w:rsidR="005427C1" w:rsidRPr="0036491A" w:rsidRDefault="005427C1" w:rsidP="00142F34">
            <w:pPr>
              <w:pStyle w:val="ListParagraph"/>
              <w:numPr>
                <w:ilvl w:val="0"/>
                <w:numId w:val="75"/>
              </w:numPr>
              <w:tabs>
                <w:tab w:val="left" w:pos="810"/>
              </w:tabs>
              <w:ind w:left="90" w:firstLine="270"/>
              <w:jc w:val="both"/>
              <w:rPr>
                <w:rFonts w:ascii="Times New Roman" w:hAnsi="Times New Roman"/>
                <w:sz w:val="24"/>
                <w:szCs w:val="24"/>
              </w:rPr>
            </w:pPr>
            <w:r w:rsidRPr="0036491A">
              <w:rPr>
                <w:rFonts w:ascii="Times New Roman" w:hAnsi="Times New Roman"/>
                <w:b/>
                <w:sz w:val="24"/>
                <w:szCs w:val="24"/>
              </w:rPr>
              <w:t xml:space="preserve"> Job Objective: </w:t>
            </w:r>
            <w:r w:rsidRPr="0036491A">
              <w:rPr>
                <w:rFonts w:ascii="Times New Roman" w:hAnsi="Times New Roman"/>
                <w:sz w:val="24"/>
                <w:szCs w:val="24"/>
              </w:rPr>
              <w:t>To attend Affluent Retail customers request at the branch, promote CBE’s products and service, recruit new potential Affluent Retail customers</w:t>
            </w:r>
            <w:ins w:id="25" w:author="CBE" w:date="2022-12-27T08:49:00Z">
              <w:r w:rsidRPr="0036491A">
                <w:rPr>
                  <w:rFonts w:ascii="Times New Roman" w:hAnsi="Times New Roman"/>
                  <w:sz w:val="24"/>
                  <w:szCs w:val="24"/>
                </w:rPr>
                <w:t xml:space="preserve"> </w:t>
              </w:r>
            </w:ins>
            <w:r w:rsidRPr="0036491A">
              <w:rPr>
                <w:rFonts w:ascii="Times New Roman" w:hAnsi="Times New Roman"/>
                <w:sz w:val="24"/>
                <w:szCs w:val="24"/>
              </w:rPr>
              <w:t>so as to achieve organizational vision and strategic objectives.</w:t>
            </w:r>
          </w:p>
        </w:tc>
      </w:tr>
      <w:tr w:rsidR="0036491A" w:rsidRPr="0036491A" w:rsidTr="000F78D5">
        <w:trPr>
          <w:trHeight w:val="3320"/>
        </w:trPr>
        <w:tc>
          <w:tcPr>
            <w:tcW w:w="10800" w:type="dxa"/>
            <w:gridSpan w:val="3"/>
            <w:shd w:val="clear" w:color="auto" w:fill="auto"/>
          </w:tcPr>
          <w:p w:rsidR="005427C1" w:rsidRPr="0036491A" w:rsidRDefault="005427C1" w:rsidP="00142F34">
            <w:pPr>
              <w:pStyle w:val="ListParagraph"/>
              <w:numPr>
                <w:ilvl w:val="0"/>
                <w:numId w:val="75"/>
              </w:numPr>
              <w:tabs>
                <w:tab w:val="left" w:pos="810"/>
              </w:tabs>
              <w:ind w:left="90" w:firstLine="270"/>
              <w:jc w:val="both"/>
              <w:rPr>
                <w:rFonts w:ascii="Times New Roman" w:hAnsi="Times New Roman"/>
                <w:sz w:val="22"/>
                <w:szCs w:val="24"/>
              </w:rPr>
            </w:pPr>
            <w:r w:rsidRPr="0036491A">
              <w:rPr>
                <w:rFonts w:ascii="Times New Roman" w:hAnsi="Times New Roman"/>
                <w:b/>
                <w:sz w:val="24"/>
                <w:szCs w:val="24"/>
              </w:rPr>
              <w:t xml:space="preserve">Key Job Duties and Responsibilities: </w:t>
            </w:r>
            <w:r w:rsidRPr="0036491A">
              <w:rPr>
                <w:rFonts w:ascii="Times New Roman" w:hAnsi="Times New Roman"/>
                <w:sz w:val="22"/>
                <w:szCs w:val="24"/>
              </w:rPr>
              <w:t>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Strengthen relationship with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 and managed wholesale Customers profiling and portfolio;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Serve as single point of contract for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Provide assistance for wholesale customers in using products and services;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Selling of products and services to wholesale Customers.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the wholesale customers request;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all wholesale customer’s requests;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facilitate the provision of efficient and high quality service to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customer driven servicing of their needs to maximize customer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the fulfillment of overall tasks that have given to execute customer-focused service in the process;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the needs of key customer are met without compromising business efficiency;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Adheres strictly to compliance and operational risk controls in accordance with the Bank’s and regulatory standards, policies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Performs the tasks within the agreed standards delivery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 in resource mobilization initiatives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Receive any wholesale customer’s applications, verify signature, conduct preliminary checking of applications and supporting documents against check list, and forward to the concerned Bank’s organ for processing;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Provide information and advises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Promote CBE products and services to wholesale customers;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Recruit new wholesale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Identify customers’ needs and forward any new product ideas to Wholesale  Division/ Department;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2284"/>
        </w:trPr>
        <w:tc>
          <w:tcPr>
            <w:tcW w:w="10800" w:type="dxa"/>
            <w:gridSpan w:val="3"/>
            <w:shd w:val="clear" w:color="auto" w:fill="auto"/>
          </w:tcPr>
          <w:p w:rsidR="005427C1" w:rsidRPr="0036491A" w:rsidRDefault="005427C1" w:rsidP="00142F34">
            <w:pPr>
              <w:pStyle w:val="ListParagraph"/>
              <w:numPr>
                <w:ilvl w:val="0"/>
                <w:numId w:val="75"/>
              </w:numPr>
              <w:tabs>
                <w:tab w:val="left" w:pos="810"/>
              </w:tabs>
              <w:jc w:val="both"/>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Financial and strategic objectives of the Bank (deposit mobilization, FCY earning, profitability, efficiency or cost minimization, etc.)</w:t>
            </w:r>
            <w:r w:rsidR="000F78D5"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 of the Bank</w:t>
            </w:r>
            <w:r w:rsidR="000F78D5"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experience</w:t>
            </w:r>
            <w:r w:rsidR="000F78D5"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Business and financial Performance</w:t>
            </w:r>
            <w:r w:rsidR="000F78D5"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val="563"/>
        </w:trPr>
        <w:tc>
          <w:tcPr>
            <w:tcW w:w="6048" w:type="dxa"/>
            <w:gridSpan w:val="2"/>
            <w:shd w:val="clear" w:color="auto" w:fill="auto"/>
          </w:tcPr>
          <w:p w:rsidR="005427C1" w:rsidRPr="0036491A" w:rsidRDefault="005427C1" w:rsidP="00142F34">
            <w:pPr>
              <w:pStyle w:val="ListParagraph"/>
              <w:numPr>
                <w:ilvl w:val="0"/>
                <w:numId w:val="75"/>
              </w:numPr>
              <w:tabs>
                <w:tab w:val="left" w:pos="810"/>
              </w:tabs>
              <w:ind w:left="90" w:firstLine="27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Default"/>
              <w:numPr>
                <w:ilvl w:val="0"/>
                <w:numId w:val="85"/>
              </w:numPr>
              <w:tabs>
                <w:tab w:val="left" w:pos="363"/>
              </w:tabs>
              <w:spacing w:line="360" w:lineRule="auto"/>
              <w:jc w:val="both"/>
              <w:rPr>
                <w:rFonts w:ascii="Times New Roman" w:hAnsi="Times New Roman"/>
                <w:b/>
                <w:color w:val="auto"/>
              </w:rPr>
            </w:pPr>
            <w:r w:rsidRPr="0036491A">
              <w:rPr>
                <w:rFonts w:ascii="Times New Roman" w:hAnsi="Times New Roman"/>
                <w:b/>
                <w:bCs/>
                <w:color w:val="auto"/>
              </w:rPr>
              <w:t>Summary of Key Competency Requirements</w:t>
            </w:r>
          </w:p>
          <w:p w:rsidR="005427C1" w:rsidRPr="0036491A" w:rsidRDefault="005427C1" w:rsidP="00142F34">
            <w:pPr>
              <w:pStyle w:val="ListParagraph"/>
              <w:numPr>
                <w:ilvl w:val="1"/>
                <w:numId w:val="86"/>
              </w:numPr>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5427C1" w:rsidRPr="0036491A" w:rsidRDefault="005427C1" w:rsidP="00142F34">
            <w:pPr>
              <w:pStyle w:val="ListParagraph"/>
              <w:numPr>
                <w:ilvl w:val="1"/>
                <w:numId w:val="87"/>
              </w:numPr>
              <w:shd w:val="clear" w:color="auto" w:fill="FFFFFF" w:themeFill="background1"/>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Corporate Citizenship.</w:t>
            </w:r>
          </w:p>
        </w:tc>
        <w:tc>
          <w:tcPr>
            <w:tcW w:w="4752" w:type="dxa"/>
            <w:shd w:val="clear" w:color="auto" w:fill="auto"/>
          </w:tcPr>
          <w:p w:rsidR="005427C1" w:rsidRPr="0036491A" w:rsidRDefault="005427C1" w:rsidP="00142F34">
            <w:pPr>
              <w:pStyle w:val="Default"/>
              <w:numPr>
                <w:ilvl w:val="0"/>
                <w:numId w:val="85"/>
              </w:numPr>
              <w:tabs>
                <w:tab w:val="left" w:pos="363"/>
              </w:tabs>
              <w:spacing w:line="360" w:lineRule="auto"/>
              <w:ind w:left="363"/>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B.A Degree in Economics, Management, Accounting or othe</w:t>
            </w:r>
            <w:r w:rsidR="000F78D5" w:rsidRPr="0036491A">
              <w:rPr>
                <w:rFonts w:ascii="Times New Roman" w:hAnsi="Times New Roman"/>
                <w:sz w:val="24"/>
                <w:szCs w:val="24"/>
              </w:rPr>
              <w:t xml:space="preserve">r business related field; with </w:t>
            </w:r>
            <w:r w:rsidRPr="0036491A">
              <w:rPr>
                <w:rFonts w:ascii="Times New Roman" w:hAnsi="Times New Roman"/>
                <w:sz w:val="24"/>
                <w:szCs w:val="24"/>
              </w:rPr>
              <w:t>7 years of Banking experience of which 1 year at Job Grade 11 in Banking Operation Job Family.</w:t>
            </w:r>
          </w:p>
          <w:p w:rsidR="005427C1" w:rsidRPr="0036491A" w:rsidRDefault="005427C1" w:rsidP="005427C1">
            <w:pPr>
              <w:rPr>
                <w:rFonts w:ascii="Times New Roman" w:hAnsi="Times New Roman"/>
                <w:b/>
                <w:sz w:val="24"/>
                <w:szCs w:val="24"/>
              </w:rPr>
            </w:pPr>
          </w:p>
          <w:p w:rsidR="005427C1" w:rsidRPr="0036491A" w:rsidRDefault="005427C1" w:rsidP="005427C1">
            <w:pPr>
              <w:rPr>
                <w:rFonts w:ascii="Times New Roman" w:hAnsi="Times New Roman"/>
                <w:b/>
                <w:sz w:val="24"/>
                <w:szCs w:val="24"/>
              </w:rPr>
            </w:pPr>
          </w:p>
          <w:p w:rsidR="005427C1" w:rsidRPr="0036491A" w:rsidRDefault="005427C1" w:rsidP="005427C1">
            <w:pPr>
              <w:rPr>
                <w:rFonts w:ascii="Times New Roman" w:hAnsi="Times New Roman"/>
                <w:b/>
                <w:sz w:val="24"/>
                <w:szCs w:val="24"/>
              </w:rPr>
            </w:pPr>
          </w:p>
          <w:p w:rsidR="005427C1" w:rsidRPr="0036491A" w:rsidRDefault="005427C1" w:rsidP="005427C1">
            <w:pPr>
              <w:jc w:val="both"/>
              <w:rPr>
                <w:rFonts w:ascii="Times New Roman" w:hAnsi="Times New Roman"/>
                <w:b/>
                <w:sz w:val="24"/>
                <w:szCs w:val="24"/>
              </w:rPr>
            </w:pPr>
          </w:p>
        </w:tc>
      </w:tr>
      <w:tr w:rsidR="0036491A" w:rsidRPr="0036491A" w:rsidTr="005427C1">
        <w:trPr>
          <w:trHeight w:hRule="exact" w:val="8197"/>
        </w:trPr>
        <w:tc>
          <w:tcPr>
            <w:tcW w:w="6048" w:type="dxa"/>
            <w:gridSpan w:val="2"/>
            <w:shd w:val="clear" w:color="auto" w:fill="auto"/>
          </w:tcPr>
          <w:p w:rsidR="005427C1" w:rsidRPr="0036491A" w:rsidRDefault="005427C1" w:rsidP="00142F34">
            <w:pPr>
              <w:pStyle w:val="ListParagraph"/>
              <w:numPr>
                <w:ilvl w:val="1"/>
                <w:numId w:val="87"/>
              </w:numPr>
              <w:jc w:val="both"/>
              <w:rPr>
                <w:rFonts w:ascii="Times New Roman" w:hAnsi="Times New Roman"/>
                <w:sz w:val="24"/>
                <w:szCs w:val="24"/>
              </w:rPr>
            </w:pPr>
            <w:r w:rsidRPr="0036491A">
              <w:rPr>
                <w:rFonts w:ascii="Times New Roman" w:hAnsi="Times New Roman"/>
                <w:b/>
                <w:bCs/>
                <w:sz w:val="24"/>
                <w:szCs w:val="24"/>
              </w:rPr>
              <w:lastRenderedPageBreak/>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Banking  Operations  (Intermediate Level),</w:t>
            </w:r>
            <w:r w:rsidRPr="0036491A">
              <w:rPr>
                <w:rFonts w:ascii="Times New Roman" w:hAnsi="Times New Roman"/>
                <w:sz w:val="24"/>
                <w:szCs w:val="24"/>
              </w:rPr>
              <w:tab/>
              <w:t>Performance Management Knowledge (Novice Level),Risk Management Knowledge (Intermediate Level),Computer Appreciation (Intermediate Level),</w:t>
            </w:r>
            <w:r w:rsidRPr="0036491A">
              <w:rPr>
                <w:rFonts w:ascii="Times New Roman" w:hAnsi="Times New Roman"/>
                <w:sz w:val="24"/>
                <w:szCs w:val="24"/>
              </w:rPr>
              <w:tab/>
              <w:t>Communicates Clearly (Intermediate Level),Knowledge of Audit Management Principles (Novice Level), Branch Operations (Intermediate Level) ,Alternative Channels (ATM, Internet Banking, Mobile Banking, etc) (Novice Level), Interest Free Banking (Novice Level) ,Marketing &amp; Sales (Intermediate Level), Temenos Core Banking Application (Intermediate Level),Financial Accounting (Novice Level),Financial Transaction Recording and Documentation (Novice Level),Knowledge of Anti-Money Laundering Laws (Novice Level),</w:t>
            </w:r>
            <w:r w:rsidRPr="0036491A">
              <w:rPr>
                <w:rFonts w:ascii="Times New Roman" w:hAnsi="Times New Roman"/>
                <w:sz w:val="24"/>
                <w:szCs w:val="24"/>
              </w:rPr>
              <w:tab/>
              <w:t xml:space="preserve">Trade Finance  (Intermediate Level),Loan Evaluation &amp; Follow up (Intermediate Level),Customer Relationship Management (Intermediate Level),Customer Orientation  (Intermediate Level), Attention </w:t>
            </w:r>
            <w:r w:rsidR="000F78D5" w:rsidRPr="0036491A">
              <w:rPr>
                <w:rFonts w:ascii="Times New Roman" w:hAnsi="Times New Roman"/>
                <w:sz w:val="24"/>
                <w:szCs w:val="24"/>
              </w:rPr>
              <w:t xml:space="preserve">to Detail (Intermediate Level), </w:t>
            </w:r>
            <w:r w:rsidRPr="0036491A">
              <w:rPr>
                <w:rFonts w:ascii="Times New Roman" w:hAnsi="Times New Roman"/>
                <w:sz w:val="24"/>
                <w:szCs w:val="24"/>
              </w:rPr>
              <w:t>Industry &amp; Product Knowledge (Intermediate Level) and Credit Operation  (Intermediate Level).</w:t>
            </w:r>
          </w:p>
        </w:tc>
        <w:tc>
          <w:tcPr>
            <w:tcW w:w="4752" w:type="dxa"/>
            <w:shd w:val="clear" w:color="auto" w:fill="auto"/>
          </w:tcPr>
          <w:p w:rsidR="005427C1" w:rsidRPr="0036491A" w:rsidRDefault="005427C1" w:rsidP="005427C1">
            <w:pPr>
              <w:pStyle w:val="ListParagraph"/>
              <w:ind w:left="77"/>
              <w:jc w:val="both"/>
              <w:rPr>
                <w:rFonts w:ascii="Times New Roman" w:hAnsi="Times New Roman"/>
                <w:sz w:val="24"/>
                <w:szCs w:val="24"/>
              </w:rPr>
            </w:pPr>
          </w:p>
        </w:tc>
      </w:tr>
      <w:tr w:rsidR="0036491A" w:rsidRPr="0036491A" w:rsidTr="000F78D5">
        <w:trPr>
          <w:trHeight w:hRule="exact" w:val="1540"/>
        </w:trPr>
        <w:tc>
          <w:tcPr>
            <w:tcW w:w="10800" w:type="dxa"/>
            <w:gridSpan w:val="3"/>
            <w:shd w:val="clear" w:color="auto" w:fill="auto"/>
          </w:tcPr>
          <w:p w:rsidR="005427C1" w:rsidRPr="0036491A" w:rsidRDefault="005427C1" w:rsidP="00142F34">
            <w:pPr>
              <w:pStyle w:val="ListParagraph"/>
              <w:numPr>
                <w:ilvl w:val="0"/>
                <w:numId w:val="75"/>
              </w:numPr>
              <w:tabs>
                <w:tab w:val="left" w:pos="810"/>
              </w:tabs>
              <w:ind w:left="90" w:firstLine="270"/>
              <w:jc w:val="both"/>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0F78D5">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0F78D5" w:rsidRPr="0036491A" w:rsidRDefault="000F78D5" w:rsidP="005427C1">
            <w:pPr>
              <w:shd w:val="clear" w:color="auto" w:fill="FFFFFF"/>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449"/>
        </w:trPr>
        <w:tc>
          <w:tcPr>
            <w:tcW w:w="10800" w:type="dxa"/>
            <w:gridSpan w:val="3"/>
            <w:shd w:val="clear" w:color="auto" w:fill="auto"/>
          </w:tcPr>
          <w:p w:rsidR="005427C1" w:rsidRPr="0036491A" w:rsidRDefault="005427C1" w:rsidP="00142F34">
            <w:pPr>
              <w:pStyle w:val="ListParagraph"/>
              <w:numPr>
                <w:ilvl w:val="0"/>
                <w:numId w:val="75"/>
              </w:numPr>
              <w:tabs>
                <w:tab w:val="left" w:pos="810"/>
              </w:tabs>
              <w:ind w:left="90" w:firstLine="270"/>
              <w:jc w:val="both"/>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w:t>
            </w: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142F34">
      <w:pPr>
        <w:pStyle w:val="Heading2"/>
        <w:numPr>
          <w:ilvl w:val="1"/>
          <w:numId w:val="60"/>
        </w:numPr>
        <w:spacing w:before="0" w:beforeAutospacing="0" w:after="0" w:afterAutospacing="0"/>
        <w:ind w:left="720"/>
        <w:rPr>
          <w:sz w:val="28"/>
          <w:szCs w:val="28"/>
        </w:rPr>
      </w:pPr>
      <w:bookmarkStart w:id="26" w:name="_Toc123199390"/>
      <w:bookmarkStart w:id="27" w:name="_Toc123284684"/>
      <w:r w:rsidRPr="0036491A">
        <w:rPr>
          <w:sz w:val="28"/>
          <w:szCs w:val="28"/>
        </w:rPr>
        <w:lastRenderedPageBreak/>
        <w:t>IFB Customer Relationship Manager</w:t>
      </w:r>
      <w:bookmarkEnd w:id="26"/>
      <w:bookmarkEnd w:id="27"/>
    </w:p>
    <w:tbl>
      <w:tblPr>
        <w:tblpPr w:leftFromText="180" w:rightFromText="180" w:vertAnchor="text" w:horzAnchor="margin" w:tblpXSpec="center" w:tblpY="20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1"/>
        <w:gridCol w:w="1087"/>
        <w:gridCol w:w="4752"/>
      </w:tblGrid>
      <w:tr w:rsidR="0036491A" w:rsidRPr="0036491A" w:rsidTr="005427C1">
        <w:trPr>
          <w:trHeight w:hRule="exact" w:val="281"/>
        </w:trPr>
        <w:tc>
          <w:tcPr>
            <w:tcW w:w="4961" w:type="dxa"/>
            <w:shd w:val="clear" w:color="auto" w:fill="auto"/>
          </w:tcPr>
          <w:p w:rsidR="005427C1" w:rsidRPr="0036491A" w:rsidRDefault="005427C1" w:rsidP="00142F34">
            <w:pPr>
              <w:pStyle w:val="ListParagraph"/>
              <w:numPr>
                <w:ilvl w:val="0"/>
                <w:numId w:val="76"/>
              </w:numPr>
              <w:tabs>
                <w:tab w:val="left" w:pos="810"/>
              </w:tabs>
              <w:jc w:val="both"/>
              <w:rPr>
                <w:rFonts w:ascii="Times New Roman" w:hAnsi="Times New Roman"/>
                <w:b/>
                <w:sz w:val="24"/>
                <w:szCs w:val="24"/>
              </w:rPr>
            </w:pPr>
            <w:r w:rsidRPr="0036491A">
              <w:rPr>
                <w:rFonts w:ascii="Times New Roman" w:hAnsi="Times New Roman"/>
                <w:b/>
                <w:sz w:val="24"/>
                <w:szCs w:val="24"/>
              </w:rPr>
              <w:t>Job Details /Profile/:</w:t>
            </w:r>
          </w:p>
        </w:tc>
        <w:tc>
          <w:tcPr>
            <w:tcW w:w="5839" w:type="dxa"/>
            <w:gridSpan w:val="2"/>
            <w:shd w:val="clear" w:color="auto" w:fill="auto"/>
          </w:tcPr>
          <w:p w:rsidR="005427C1" w:rsidRPr="0036491A" w:rsidRDefault="005427C1" w:rsidP="005427C1">
            <w:pPr>
              <w:jc w:val="both"/>
              <w:rPr>
                <w:rFonts w:ascii="Times New Roman" w:hAnsi="Times New Roman"/>
                <w:b/>
                <w:sz w:val="24"/>
                <w:szCs w:val="24"/>
              </w:rPr>
            </w:pPr>
          </w:p>
        </w:tc>
      </w:tr>
      <w:tr w:rsidR="0036491A" w:rsidRPr="0036491A" w:rsidTr="000F78D5">
        <w:trPr>
          <w:trHeight w:hRule="exact" w:val="358"/>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xml:space="preserve">: </w:t>
            </w:r>
            <w:r w:rsidR="000F78D5" w:rsidRPr="0036491A">
              <w:rPr>
                <w:rFonts w:ascii="Times New Roman" w:hAnsi="Times New Roman"/>
                <w:sz w:val="24"/>
                <w:szCs w:val="24"/>
              </w:rPr>
              <w:t>IFB</w:t>
            </w:r>
            <w:r w:rsidRPr="0036491A">
              <w:rPr>
                <w:rFonts w:ascii="Times New Roman" w:hAnsi="Times New Roman"/>
                <w:sz w:val="24"/>
                <w:szCs w:val="24"/>
              </w:rPr>
              <w:t xml:space="preserve"> Customer Relationship Manager</w:t>
            </w:r>
          </w:p>
          <w:p w:rsidR="005427C1" w:rsidRPr="0036491A" w:rsidRDefault="005427C1" w:rsidP="005427C1">
            <w:pPr>
              <w:jc w:val="both"/>
              <w:rPr>
                <w:rFonts w:ascii="Times New Roman" w:hAnsi="Times New Roman"/>
                <w:sz w:val="24"/>
                <w:szCs w:val="24"/>
              </w:rPr>
            </w:pP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17"/>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Branch</w:t>
            </w:r>
            <w:r w:rsidR="000F78D5" w:rsidRPr="0036491A">
              <w:rPr>
                <w:rFonts w:ascii="Times New Roman" w:hAnsi="Times New Roman"/>
                <w:sz w:val="24"/>
                <w:szCs w:val="24"/>
              </w:rPr>
              <w:t xml:space="preserve"> </w:t>
            </w:r>
            <w:r w:rsidRPr="0036491A">
              <w:rPr>
                <w:rFonts w:ascii="Times New Roman" w:hAnsi="Times New Roman"/>
                <w:sz w:val="24"/>
                <w:szCs w:val="24"/>
              </w:rPr>
              <w:t>Manager</w:t>
            </w:r>
          </w:p>
        </w:tc>
      </w:tr>
      <w:tr w:rsidR="0036491A" w:rsidRPr="0036491A" w:rsidTr="005427C1">
        <w:trPr>
          <w:trHeight w:hRule="exact" w:val="344"/>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839" w:type="dxa"/>
            <w:gridSpan w:val="2"/>
            <w:shd w:val="clear" w:color="auto" w:fill="auto"/>
          </w:tcPr>
          <w:p w:rsidR="005427C1" w:rsidRPr="0036491A" w:rsidRDefault="005427C1" w:rsidP="005427C1">
            <w:pPr>
              <w:ind w:left="1153" w:hanging="1153"/>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53"/>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36"/>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12</w:t>
            </w:r>
          </w:p>
        </w:tc>
        <w:tc>
          <w:tcPr>
            <w:tcW w:w="5839" w:type="dxa"/>
            <w:gridSpan w:val="2"/>
            <w:shd w:val="clear" w:color="auto" w:fill="auto"/>
          </w:tcPr>
          <w:p w:rsidR="005427C1" w:rsidRPr="0036491A" w:rsidRDefault="005427C1" w:rsidP="005427C1">
            <w:pPr>
              <w:jc w:val="both"/>
              <w:rPr>
                <w:rFonts w:ascii="Times New Roman" w:hAnsi="Times New Roman"/>
                <w:sz w:val="24"/>
                <w:szCs w:val="24"/>
              </w:rPr>
            </w:pPr>
          </w:p>
        </w:tc>
      </w:tr>
      <w:tr w:rsidR="0036491A" w:rsidRPr="0036491A" w:rsidTr="005427C1">
        <w:trPr>
          <w:trHeight w:hRule="exact" w:val="363"/>
        </w:trPr>
        <w:tc>
          <w:tcPr>
            <w:tcW w:w="4961" w:type="dxa"/>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839" w:type="dxa"/>
            <w:gridSpan w:val="2"/>
            <w:shd w:val="clear" w:color="auto" w:fill="auto"/>
          </w:tcPr>
          <w:p w:rsidR="005427C1" w:rsidRPr="0036491A" w:rsidRDefault="005427C1" w:rsidP="005427C1">
            <w:pPr>
              <w:jc w:val="both"/>
              <w:rPr>
                <w:rFonts w:ascii="Times New Roman" w:eastAsia="Times New Roman" w:hAnsi="Times New Roman"/>
                <w:b/>
                <w:bCs/>
                <w:sz w:val="24"/>
                <w:szCs w:val="24"/>
              </w:rPr>
            </w:pPr>
            <w:r w:rsidRPr="0036491A">
              <w:rPr>
                <w:rFonts w:ascii="Times New Roman" w:hAnsi="Times New Roman"/>
                <w:b/>
                <w:sz w:val="24"/>
                <w:szCs w:val="24"/>
              </w:rPr>
              <w:t xml:space="preserve">Job Category: </w:t>
            </w:r>
            <w:r w:rsidRPr="0036491A">
              <w:rPr>
                <w:rFonts w:ascii="Times New Roman" w:eastAsia="Times New Roman" w:hAnsi="Times New Roman"/>
                <w:bCs/>
                <w:sz w:val="24"/>
                <w:szCs w:val="24"/>
              </w:rPr>
              <w:t>Experienced Professional</w:t>
            </w:r>
            <w:r w:rsidRPr="0036491A">
              <w:rPr>
                <w:rFonts w:ascii="Times New Roman" w:eastAsia="Times New Roman" w:hAnsi="Times New Roman"/>
                <w:b/>
                <w:bCs/>
                <w:sz w:val="24"/>
                <w:szCs w:val="24"/>
              </w:rPr>
              <w:t xml:space="preserve">: </w:t>
            </w:r>
            <w:r w:rsidRPr="0036491A">
              <w:rPr>
                <w:rFonts w:ascii="Times New Roman" w:eastAsia="Times New Roman" w:hAnsi="Times New Roman"/>
                <w:bCs/>
                <w:sz w:val="24"/>
                <w:szCs w:val="24"/>
              </w:rPr>
              <w:t>EP</w:t>
            </w:r>
          </w:p>
        </w:tc>
      </w:tr>
      <w:tr w:rsidR="0036491A" w:rsidRPr="0036491A" w:rsidTr="005427C1">
        <w:trPr>
          <w:trHeight w:hRule="exact" w:val="1152"/>
        </w:trPr>
        <w:tc>
          <w:tcPr>
            <w:tcW w:w="10800" w:type="dxa"/>
            <w:gridSpan w:val="3"/>
            <w:shd w:val="clear" w:color="auto" w:fill="auto"/>
          </w:tcPr>
          <w:p w:rsidR="005427C1" w:rsidRPr="0036491A" w:rsidRDefault="005427C1" w:rsidP="00142F34">
            <w:pPr>
              <w:pStyle w:val="ListParagraph"/>
              <w:numPr>
                <w:ilvl w:val="0"/>
                <w:numId w:val="76"/>
              </w:numPr>
              <w:tabs>
                <w:tab w:val="left" w:pos="810"/>
              </w:tabs>
              <w:ind w:left="90" w:firstLine="270"/>
              <w:jc w:val="both"/>
              <w:rPr>
                <w:rFonts w:ascii="Times New Roman" w:hAnsi="Times New Roman"/>
                <w:sz w:val="24"/>
                <w:szCs w:val="24"/>
              </w:rPr>
            </w:pPr>
            <w:r w:rsidRPr="0036491A">
              <w:rPr>
                <w:rFonts w:ascii="Times New Roman" w:hAnsi="Times New Roman"/>
                <w:b/>
                <w:sz w:val="24"/>
                <w:szCs w:val="24"/>
              </w:rPr>
              <w:t xml:space="preserve"> Job Objective: </w:t>
            </w:r>
            <w:r w:rsidRPr="0036491A">
              <w:rPr>
                <w:rFonts w:ascii="Times New Roman" w:hAnsi="Times New Roman"/>
                <w:sz w:val="24"/>
                <w:szCs w:val="24"/>
              </w:rPr>
              <w:t>To attend Affluent Retail customers request at the branch, promote CBE’s products and service, recruit new potential Affluent Retail customers so as to achieve organizational vision and strategic objectives.</w:t>
            </w:r>
          </w:p>
        </w:tc>
      </w:tr>
      <w:tr w:rsidR="0036491A" w:rsidRPr="0036491A" w:rsidTr="000F78D5">
        <w:trPr>
          <w:trHeight w:val="3410"/>
        </w:trPr>
        <w:tc>
          <w:tcPr>
            <w:tcW w:w="10800" w:type="dxa"/>
            <w:gridSpan w:val="3"/>
            <w:shd w:val="clear" w:color="auto" w:fill="auto"/>
          </w:tcPr>
          <w:p w:rsidR="005427C1" w:rsidRPr="0036491A" w:rsidRDefault="005427C1" w:rsidP="00142F34">
            <w:pPr>
              <w:pStyle w:val="ListParagraph"/>
              <w:numPr>
                <w:ilvl w:val="0"/>
                <w:numId w:val="76"/>
              </w:numPr>
              <w:tabs>
                <w:tab w:val="left" w:pos="810"/>
              </w:tabs>
              <w:ind w:left="90" w:firstLine="270"/>
              <w:jc w:val="both"/>
              <w:rPr>
                <w:rFonts w:ascii="Times New Roman" w:hAnsi="Times New Roman"/>
                <w:sz w:val="22"/>
                <w:szCs w:val="24"/>
              </w:rPr>
            </w:pPr>
            <w:r w:rsidRPr="0036491A">
              <w:rPr>
                <w:rFonts w:ascii="Times New Roman" w:hAnsi="Times New Roman"/>
                <w:b/>
                <w:sz w:val="24"/>
                <w:szCs w:val="24"/>
              </w:rPr>
              <w:t xml:space="preserve">Key Job Duties and Responsibilities: </w:t>
            </w:r>
            <w:r w:rsidRPr="0036491A">
              <w:rPr>
                <w:rFonts w:ascii="Times New Roman" w:hAnsi="Times New Roman"/>
                <w:sz w:val="22"/>
                <w:szCs w:val="24"/>
              </w:rPr>
              <w:t>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Strengthen relationship with IFB wholesale and Affluent Retail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 and managed IFB wholesale and Affluent Retail Customers profiling and portfolio;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Serve as single point of contract for IFB wholesale and affluent Retail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Provide assistance for IFB wholesale and Retail Affluent customers in using products and services;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Selling of products and services to IFB wholesale and Retail Affluent Customers.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the IFB wholesale and Affluent Retail customers request;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all IFB wholesale and Affluent Retail customer’s requests;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Facilitate the provision of efficient and high quality service to   IFB wholesale and Affluent Retail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customer driven servicing of their needs to maximize customer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 the fulfillment of overall tasks that have given to execute customer-focused service in the process;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the needs of key customer are met without compromising business efficiency;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Adheres strictly to compliance and operational risk controls in accordance with the Bank’s and regulatory standards, policies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Performs the tasks within the agreed standards delivery time;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Participates in resource mobilization initiatives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Receives any  IFB wholesale and Affluent Retail customers applications, verifies signature, conducts preliminary checking of applications and supporting documents against check list, and forwards to the concerned bank’s  organ for processing;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Provides information and advises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Promotes CBE products and services to   IFB wholesale and Affluent Retail customers;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Recruits new IFB wholesale and Affluent Retail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Identifies customers’ needs and forwards any new product ideas to Product owners,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2284"/>
        </w:trPr>
        <w:tc>
          <w:tcPr>
            <w:tcW w:w="10800" w:type="dxa"/>
            <w:gridSpan w:val="3"/>
            <w:shd w:val="clear" w:color="auto" w:fill="auto"/>
          </w:tcPr>
          <w:p w:rsidR="005427C1" w:rsidRPr="0036491A" w:rsidRDefault="005427C1" w:rsidP="00142F34">
            <w:pPr>
              <w:pStyle w:val="ListParagraph"/>
              <w:numPr>
                <w:ilvl w:val="0"/>
                <w:numId w:val="76"/>
              </w:numPr>
              <w:tabs>
                <w:tab w:val="left" w:pos="810"/>
              </w:tabs>
              <w:jc w:val="both"/>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Financial and strategic objectives of the Bank (deposit mobilization, FCY earning, profitability, efficiency or cost minimization, etc.)</w:t>
            </w:r>
            <w:r w:rsidR="000F78D5"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 of the Bank</w:t>
            </w:r>
            <w:r w:rsidR="000F78D5"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experience</w:t>
            </w:r>
            <w:r w:rsidR="000F78D5"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r w:rsidR="000F78D5"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val="564"/>
        </w:trPr>
        <w:tc>
          <w:tcPr>
            <w:tcW w:w="6048" w:type="dxa"/>
            <w:gridSpan w:val="2"/>
            <w:shd w:val="clear" w:color="auto" w:fill="auto"/>
          </w:tcPr>
          <w:p w:rsidR="005427C1" w:rsidRPr="0036491A" w:rsidRDefault="005427C1" w:rsidP="00142F34">
            <w:pPr>
              <w:pStyle w:val="ListParagraph"/>
              <w:numPr>
                <w:ilvl w:val="0"/>
                <w:numId w:val="76"/>
              </w:numPr>
              <w:tabs>
                <w:tab w:val="left" w:pos="810"/>
              </w:tabs>
              <w:ind w:left="787" w:hanging="427"/>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Default"/>
              <w:numPr>
                <w:ilvl w:val="0"/>
                <w:numId w:val="89"/>
              </w:numPr>
              <w:tabs>
                <w:tab w:val="left" w:pos="363"/>
              </w:tabs>
              <w:spacing w:line="360" w:lineRule="auto"/>
              <w:jc w:val="both"/>
              <w:rPr>
                <w:rFonts w:ascii="Times New Roman" w:hAnsi="Times New Roman"/>
                <w:b/>
                <w:color w:val="auto"/>
              </w:rPr>
            </w:pPr>
            <w:r w:rsidRPr="0036491A">
              <w:rPr>
                <w:rFonts w:ascii="Times New Roman" w:hAnsi="Times New Roman"/>
                <w:b/>
                <w:bCs/>
                <w:color w:val="auto"/>
              </w:rPr>
              <w:t>Summary of Key Competency Requirements</w:t>
            </w:r>
          </w:p>
          <w:p w:rsidR="005427C1" w:rsidRPr="0036491A" w:rsidRDefault="005427C1" w:rsidP="00142F34">
            <w:pPr>
              <w:pStyle w:val="ListParagraph"/>
              <w:numPr>
                <w:ilvl w:val="1"/>
                <w:numId w:val="88"/>
              </w:numPr>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5427C1" w:rsidRPr="0036491A" w:rsidRDefault="005427C1" w:rsidP="00142F34">
            <w:pPr>
              <w:pStyle w:val="ListParagraph"/>
              <w:numPr>
                <w:ilvl w:val="1"/>
                <w:numId w:val="88"/>
              </w:numPr>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Corporate Citizenship.</w:t>
            </w:r>
          </w:p>
        </w:tc>
        <w:tc>
          <w:tcPr>
            <w:tcW w:w="4752" w:type="dxa"/>
            <w:shd w:val="clear" w:color="auto" w:fill="auto"/>
          </w:tcPr>
          <w:p w:rsidR="005427C1" w:rsidRPr="0036491A" w:rsidRDefault="005427C1" w:rsidP="00142F34">
            <w:pPr>
              <w:pStyle w:val="Default"/>
              <w:numPr>
                <w:ilvl w:val="0"/>
                <w:numId w:val="89"/>
              </w:numPr>
              <w:tabs>
                <w:tab w:val="left" w:pos="363"/>
              </w:tabs>
              <w:spacing w:line="360" w:lineRule="auto"/>
              <w:ind w:left="363"/>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B.A Degree in Economics, Management, Accounting or othe</w:t>
            </w:r>
            <w:r w:rsidR="000F78D5" w:rsidRPr="0036491A">
              <w:rPr>
                <w:rFonts w:ascii="Times New Roman" w:hAnsi="Times New Roman"/>
                <w:sz w:val="24"/>
                <w:szCs w:val="24"/>
              </w:rPr>
              <w:t xml:space="preserve">r business related field; with </w:t>
            </w:r>
            <w:r w:rsidRPr="0036491A">
              <w:rPr>
                <w:rFonts w:ascii="Times New Roman" w:hAnsi="Times New Roman"/>
                <w:sz w:val="24"/>
                <w:szCs w:val="24"/>
              </w:rPr>
              <w:t>7 years of Banking experience of which 1 year at Job Grade 11 in Banking Operation Job Family.</w:t>
            </w:r>
          </w:p>
          <w:p w:rsidR="005427C1" w:rsidRPr="0036491A" w:rsidRDefault="005427C1" w:rsidP="005427C1">
            <w:pPr>
              <w:jc w:val="both"/>
              <w:rPr>
                <w:rFonts w:ascii="Times New Roman" w:hAnsi="Times New Roman"/>
                <w:b/>
                <w:sz w:val="24"/>
                <w:szCs w:val="24"/>
              </w:rPr>
            </w:pPr>
          </w:p>
        </w:tc>
      </w:tr>
      <w:tr w:rsidR="0036491A" w:rsidRPr="0036491A" w:rsidTr="005427C1">
        <w:trPr>
          <w:trHeight w:hRule="exact" w:val="8197"/>
        </w:trPr>
        <w:tc>
          <w:tcPr>
            <w:tcW w:w="6048" w:type="dxa"/>
            <w:gridSpan w:val="2"/>
            <w:shd w:val="clear" w:color="auto" w:fill="auto"/>
          </w:tcPr>
          <w:p w:rsidR="005427C1" w:rsidRPr="0036491A" w:rsidRDefault="005427C1" w:rsidP="00142F34">
            <w:pPr>
              <w:pStyle w:val="ListParagraph"/>
              <w:numPr>
                <w:ilvl w:val="1"/>
                <w:numId w:val="88"/>
              </w:numPr>
              <w:jc w:val="both"/>
              <w:rPr>
                <w:rFonts w:ascii="Times New Roman" w:hAnsi="Times New Roman"/>
                <w:sz w:val="24"/>
                <w:szCs w:val="24"/>
              </w:rPr>
            </w:pPr>
            <w:r w:rsidRPr="0036491A">
              <w:rPr>
                <w:rFonts w:ascii="Times New Roman" w:hAnsi="Times New Roman"/>
                <w:b/>
                <w:bCs/>
                <w:sz w:val="24"/>
                <w:szCs w:val="24"/>
              </w:rPr>
              <w:lastRenderedPageBreak/>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Banking  Operations  (Intermediate Level),</w:t>
            </w:r>
            <w:r w:rsidRPr="0036491A">
              <w:rPr>
                <w:rFonts w:ascii="Times New Roman" w:hAnsi="Times New Roman"/>
                <w:sz w:val="24"/>
                <w:szCs w:val="24"/>
              </w:rPr>
              <w:tab/>
              <w:t>Performance Management Knowledge (Novice Level),Risk Management Knowledge (Intermediate Level),Computer Appreciation (Intermediate Level),</w:t>
            </w:r>
            <w:r w:rsidRPr="0036491A">
              <w:rPr>
                <w:rFonts w:ascii="Times New Roman" w:hAnsi="Times New Roman"/>
                <w:sz w:val="24"/>
                <w:szCs w:val="24"/>
              </w:rPr>
              <w:tab/>
              <w:t>Communicates Clearly (Intermediate Level),Knowledge of Audit Management Principles (Novice Level), Branch Operations (Intermediate Level) ,Alternative Channels (ATM, Internet Banking, Mobile Banking, etc) (Novice Level), Interest Free Banking (Novice Level) ,Marketing &amp; Sales (Intermediate Level), Temenos Core Banking Application (Intermediate Level),Financial Accounting (Novice Level),Financial Transaction Recording and Documentation (Novice Level),Knowledge of Anti-Money Laundering Laws (Novice Level),</w:t>
            </w:r>
            <w:r w:rsidRPr="0036491A">
              <w:rPr>
                <w:rFonts w:ascii="Times New Roman" w:hAnsi="Times New Roman"/>
                <w:sz w:val="24"/>
                <w:szCs w:val="24"/>
              </w:rPr>
              <w:tab/>
              <w:t xml:space="preserve">Trade Finance  (Intermediate Level),Loan Evaluation &amp; Follow up (Intermediate Level),Customer Relationship Management (Intermediate Level),Customer Orientation  (Intermediate Level), Attention </w:t>
            </w:r>
            <w:r w:rsidR="000F78D5" w:rsidRPr="0036491A">
              <w:rPr>
                <w:rFonts w:ascii="Times New Roman" w:hAnsi="Times New Roman"/>
                <w:sz w:val="24"/>
                <w:szCs w:val="24"/>
              </w:rPr>
              <w:t>to Detail (Intermediate Level),</w:t>
            </w:r>
            <w:r w:rsidRPr="0036491A">
              <w:rPr>
                <w:rFonts w:ascii="Times New Roman" w:hAnsi="Times New Roman"/>
                <w:sz w:val="24"/>
                <w:szCs w:val="24"/>
              </w:rPr>
              <w:t>Industry &amp; Product Knowledge (Intermediate Level) and Credit Operation  (Intermediate Level).</w:t>
            </w:r>
          </w:p>
        </w:tc>
        <w:tc>
          <w:tcPr>
            <w:tcW w:w="4752" w:type="dxa"/>
            <w:shd w:val="clear" w:color="auto" w:fill="auto"/>
          </w:tcPr>
          <w:p w:rsidR="005427C1" w:rsidRPr="0036491A" w:rsidRDefault="005427C1" w:rsidP="005427C1">
            <w:pPr>
              <w:pStyle w:val="ListParagraph"/>
              <w:ind w:left="77"/>
              <w:jc w:val="both"/>
              <w:rPr>
                <w:rFonts w:ascii="Times New Roman" w:hAnsi="Times New Roman"/>
                <w:sz w:val="24"/>
                <w:szCs w:val="24"/>
              </w:rPr>
            </w:pPr>
          </w:p>
        </w:tc>
      </w:tr>
      <w:tr w:rsidR="0036491A" w:rsidRPr="0036491A" w:rsidTr="005427C1">
        <w:trPr>
          <w:trHeight w:hRule="exact" w:val="1172"/>
        </w:trPr>
        <w:tc>
          <w:tcPr>
            <w:tcW w:w="10800" w:type="dxa"/>
            <w:gridSpan w:val="3"/>
            <w:shd w:val="clear" w:color="auto" w:fill="auto"/>
          </w:tcPr>
          <w:p w:rsidR="005427C1" w:rsidRPr="0036491A" w:rsidRDefault="005427C1" w:rsidP="00142F34">
            <w:pPr>
              <w:pStyle w:val="ListParagraph"/>
              <w:numPr>
                <w:ilvl w:val="0"/>
                <w:numId w:val="76"/>
              </w:numPr>
              <w:tabs>
                <w:tab w:val="left" w:pos="810"/>
              </w:tabs>
              <w:spacing w:line="240" w:lineRule="auto"/>
              <w:ind w:left="90" w:firstLine="270"/>
              <w:jc w:val="both"/>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0F78D5">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0F78D5" w:rsidRPr="0036491A" w:rsidRDefault="000F78D5" w:rsidP="000F78D5">
            <w:pPr>
              <w:shd w:val="clear" w:color="auto" w:fill="FFFFFF"/>
              <w:spacing w:line="240" w:lineRule="auto"/>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449"/>
        </w:trPr>
        <w:tc>
          <w:tcPr>
            <w:tcW w:w="10800" w:type="dxa"/>
            <w:gridSpan w:val="3"/>
            <w:shd w:val="clear" w:color="auto" w:fill="auto"/>
          </w:tcPr>
          <w:p w:rsidR="005427C1" w:rsidRPr="0036491A" w:rsidRDefault="005427C1" w:rsidP="00142F34">
            <w:pPr>
              <w:pStyle w:val="ListParagraph"/>
              <w:numPr>
                <w:ilvl w:val="0"/>
                <w:numId w:val="76"/>
              </w:numPr>
              <w:tabs>
                <w:tab w:val="left" w:pos="810"/>
              </w:tabs>
              <w:ind w:left="90" w:firstLine="270"/>
              <w:jc w:val="both"/>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I ________________have read the above 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w:t>
            </w: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0F78D5" w:rsidRPr="0036491A" w:rsidRDefault="000F78D5" w:rsidP="000F78D5">
      <w:pPr>
        <w:pStyle w:val="Heading2"/>
        <w:ind w:left="360"/>
        <w:rPr>
          <w:sz w:val="28"/>
          <w:szCs w:val="28"/>
        </w:rPr>
      </w:pPr>
      <w:bookmarkStart w:id="28" w:name="_Toc123199391"/>
    </w:p>
    <w:p w:rsidR="005427C1" w:rsidRPr="0036491A" w:rsidRDefault="005427C1" w:rsidP="00142F34">
      <w:pPr>
        <w:pStyle w:val="Heading2"/>
        <w:numPr>
          <w:ilvl w:val="1"/>
          <w:numId w:val="60"/>
        </w:numPr>
        <w:spacing w:before="0" w:beforeAutospacing="0" w:after="0" w:afterAutospacing="0"/>
        <w:ind w:left="720"/>
        <w:rPr>
          <w:sz w:val="28"/>
          <w:szCs w:val="28"/>
        </w:rPr>
      </w:pPr>
      <w:bookmarkStart w:id="29" w:name="_Toc123284685"/>
      <w:r w:rsidRPr="0036491A">
        <w:rPr>
          <w:sz w:val="28"/>
          <w:szCs w:val="28"/>
        </w:rPr>
        <w:lastRenderedPageBreak/>
        <w:t>Digital Channel Officer</w:t>
      </w:r>
      <w:bookmarkEnd w:id="28"/>
      <w:bookmarkEnd w:id="29"/>
      <w:r w:rsidRPr="0036491A">
        <w:rPr>
          <w:sz w:val="28"/>
          <w:szCs w:val="28"/>
        </w:rPr>
        <w:t xml:space="preserve"> </w:t>
      </w:r>
    </w:p>
    <w:tbl>
      <w:tblPr>
        <w:tblpPr w:leftFromText="180" w:rightFromText="180" w:vertAnchor="text" w:horzAnchor="margin" w:tblpXSpec="center" w:tblpY="20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0"/>
        <w:gridCol w:w="385"/>
        <w:gridCol w:w="713"/>
        <w:gridCol w:w="4302"/>
      </w:tblGrid>
      <w:tr w:rsidR="0036491A" w:rsidRPr="0036491A" w:rsidTr="005427C1">
        <w:trPr>
          <w:trHeight w:hRule="exact" w:val="371"/>
        </w:trPr>
        <w:tc>
          <w:tcPr>
            <w:tcW w:w="10800" w:type="dxa"/>
            <w:gridSpan w:val="4"/>
          </w:tcPr>
          <w:p w:rsidR="005427C1" w:rsidRPr="0036491A" w:rsidRDefault="005427C1" w:rsidP="00142F34">
            <w:pPr>
              <w:pStyle w:val="ListParagraph"/>
              <w:numPr>
                <w:ilvl w:val="0"/>
                <w:numId w:val="90"/>
              </w:numPr>
              <w:tabs>
                <w:tab w:val="left" w:pos="450"/>
              </w:tabs>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62"/>
        </w:trPr>
        <w:tc>
          <w:tcPr>
            <w:tcW w:w="540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Title: </w:t>
            </w:r>
            <w:r w:rsidRPr="0036491A">
              <w:rPr>
                <w:rFonts w:ascii="Times New Roman" w:hAnsi="Times New Roman"/>
                <w:sz w:val="24"/>
                <w:szCs w:val="24"/>
              </w:rPr>
              <w:t>Digital Channel Officer</w:t>
            </w:r>
          </w:p>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hAnsi="Times New Roman"/>
                <w:sz w:val="24"/>
                <w:szCs w:val="24"/>
              </w:rPr>
            </w:pPr>
          </w:p>
        </w:tc>
        <w:tc>
          <w:tcPr>
            <w:tcW w:w="5400" w:type="dxa"/>
            <w:gridSpan w:val="3"/>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698"/>
        </w:trPr>
        <w:tc>
          <w:tcPr>
            <w:tcW w:w="540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400" w:type="dxa"/>
            <w:gridSpan w:val="3"/>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Customer Services Manager-sales</w:t>
            </w:r>
          </w:p>
        </w:tc>
      </w:tr>
      <w:tr w:rsidR="0036491A" w:rsidRPr="0036491A" w:rsidTr="005427C1">
        <w:trPr>
          <w:trHeight w:hRule="exact" w:val="358"/>
        </w:trPr>
        <w:tc>
          <w:tcPr>
            <w:tcW w:w="5400" w:type="dxa"/>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400" w:type="dxa"/>
            <w:gridSpan w:val="3"/>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 xml:space="preserve"> None </w:t>
            </w:r>
          </w:p>
        </w:tc>
      </w:tr>
      <w:tr w:rsidR="0036491A" w:rsidRPr="0036491A" w:rsidTr="005427C1">
        <w:trPr>
          <w:trHeight w:hRule="exact" w:val="367"/>
        </w:trPr>
        <w:tc>
          <w:tcPr>
            <w:tcW w:w="540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400" w:type="dxa"/>
            <w:gridSpan w:val="3"/>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58"/>
        </w:trPr>
        <w:tc>
          <w:tcPr>
            <w:tcW w:w="540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10</w:t>
            </w:r>
          </w:p>
        </w:tc>
        <w:tc>
          <w:tcPr>
            <w:tcW w:w="5400" w:type="dxa"/>
            <w:gridSpan w:val="3"/>
          </w:tcPr>
          <w:p w:rsidR="005427C1" w:rsidRPr="0036491A" w:rsidRDefault="005427C1" w:rsidP="005427C1">
            <w:pPr>
              <w:rPr>
                <w:rFonts w:ascii="Times New Roman" w:hAnsi="Times New Roman"/>
                <w:sz w:val="24"/>
                <w:szCs w:val="24"/>
              </w:rPr>
            </w:pPr>
          </w:p>
        </w:tc>
      </w:tr>
      <w:tr w:rsidR="0036491A" w:rsidRPr="0036491A" w:rsidTr="005427C1">
        <w:trPr>
          <w:trHeight w:hRule="exact" w:val="349"/>
        </w:trPr>
        <w:tc>
          <w:tcPr>
            <w:tcW w:w="5400" w:type="dxa"/>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Unit:</w:t>
            </w:r>
            <w:r w:rsidRPr="0036491A">
              <w:rPr>
                <w:rFonts w:ascii="Times New Roman" w:hAnsi="Times New Roman"/>
                <w:sz w:val="24"/>
                <w:szCs w:val="24"/>
              </w:rPr>
              <w:t xml:space="preserve">  Branch</w:t>
            </w:r>
          </w:p>
        </w:tc>
        <w:tc>
          <w:tcPr>
            <w:tcW w:w="5400" w:type="dxa"/>
            <w:gridSpan w:val="3"/>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Professional: P</w:t>
            </w:r>
          </w:p>
        </w:tc>
      </w:tr>
      <w:tr w:rsidR="0036491A" w:rsidRPr="0036491A" w:rsidTr="005427C1">
        <w:trPr>
          <w:trHeight w:val="671"/>
        </w:trPr>
        <w:tc>
          <w:tcPr>
            <w:tcW w:w="10800" w:type="dxa"/>
            <w:gridSpan w:val="4"/>
            <w:tcBorders>
              <w:bottom w:val="single" w:sz="4" w:space="0" w:color="auto"/>
            </w:tcBorders>
          </w:tcPr>
          <w:p w:rsidR="005427C1" w:rsidRPr="0036491A" w:rsidRDefault="005427C1" w:rsidP="00142F34">
            <w:pPr>
              <w:pStyle w:val="ListParagraph"/>
              <w:numPr>
                <w:ilvl w:val="0"/>
                <w:numId w:val="90"/>
              </w:numPr>
              <w:tabs>
                <w:tab w:val="left" w:pos="0"/>
              </w:tabs>
              <w:ind w:left="90" w:firstLine="27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support branches in digital channel  product sales and  onsite training (Card Banking, Mobile Banking, Internet Banking , CBE Birr agent  , merchant  POS  and CBE  Birr merchant)  and increase digital channel transaction so as to  achieve the Bank’s vision and strategic objectives.</w:t>
            </w:r>
          </w:p>
        </w:tc>
      </w:tr>
      <w:tr w:rsidR="0036491A" w:rsidRPr="0036491A" w:rsidTr="004F1B6F">
        <w:trPr>
          <w:trHeight w:val="1700"/>
        </w:trPr>
        <w:tc>
          <w:tcPr>
            <w:tcW w:w="10800" w:type="dxa"/>
            <w:gridSpan w:val="4"/>
            <w:tcBorders>
              <w:bottom w:val="single" w:sz="4" w:space="0" w:color="auto"/>
            </w:tcBorders>
          </w:tcPr>
          <w:p w:rsidR="005427C1" w:rsidRPr="0036491A" w:rsidRDefault="005427C1" w:rsidP="00142F34">
            <w:pPr>
              <w:pStyle w:val="ListParagraph"/>
              <w:numPr>
                <w:ilvl w:val="0"/>
                <w:numId w:val="90"/>
              </w:numPr>
              <w:tabs>
                <w:tab w:val="left" w:pos="525"/>
              </w:tabs>
              <w:rPr>
                <w:rFonts w:ascii="Times New Roman" w:hAnsi="Times New Roman"/>
                <w:sz w:val="24"/>
                <w:szCs w:val="24"/>
              </w:rPr>
            </w:pPr>
            <w:r w:rsidRPr="0036491A">
              <w:rPr>
                <w:rFonts w:ascii="Times New Roman" w:hAnsi="Times New Roman"/>
                <w:b/>
                <w:sz w:val="24"/>
                <w:szCs w:val="24"/>
              </w:rPr>
              <w:t xml:space="preserve">Key Job Duties and Responsibilities: </w:t>
            </w:r>
            <w:r w:rsidRPr="0036491A">
              <w:rPr>
                <w:rFonts w:ascii="Times New Roman" w:hAnsi="Times New Roman"/>
                <w:sz w:val="24"/>
                <w:szCs w:val="24"/>
              </w:rPr>
              <w:t>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Performs digital channels products sales;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Monitors, evaluates and reports Digital channel performance;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Handles customer queries and complaints;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 the Banks image through pro-active handle customers and maximizes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Complies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Performs each tasks with the Banks standards and timescales;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Adheres strictly to compliance and operational risk controls in accordance with the Bank’s standards;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Promotes new and existing digital channel products;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Develop action plans and techniques in collaboration with Manager Customer Service- Sales for achieving digital channels sales targets;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Maintains relationship with customers to use digital channels products and services;</w:t>
            </w:r>
          </w:p>
          <w:p w:rsidR="005427C1" w:rsidRPr="0036491A" w:rsidRDefault="005427C1" w:rsidP="00142F34">
            <w:pPr>
              <w:pStyle w:val="ListParagraph"/>
              <w:numPr>
                <w:ilvl w:val="0"/>
                <w:numId w:val="77"/>
              </w:numPr>
              <w:tabs>
                <w:tab w:val="left" w:pos="697"/>
              </w:tabs>
              <w:ind w:left="697" w:hanging="270"/>
              <w:jc w:val="both"/>
              <w:rPr>
                <w:rFonts w:ascii="Times New Roman" w:eastAsia="Times New Roman" w:hAnsi="Times New Roman"/>
                <w:sz w:val="24"/>
                <w:szCs w:val="24"/>
              </w:rPr>
            </w:pPr>
            <w:r w:rsidRPr="0036491A">
              <w:rPr>
                <w:rFonts w:ascii="Times New Roman" w:hAnsi="Times New Roman"/>
                <w:sz w:val="24"/>
                <w:szCs w:val="24"/>
              </w:rPr>
              <w:t>Promotes effective selling of digital</w:t>
            </w:r>
            <w:r w:rsidRPr="0036491A">
              <w:rPr>
                <w:rFonts w:ascii="Times New Roman" w:eastAsia="Times New Roman" w:hAnsi="Times New Roman"/>
                <w:sz w:val="24"/>
                <w:szCs w:val="24"/>
              </w:rPr>
              <w:t xml:space="preserve"> channels products and services throughout all levels in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Proposes and manages digital channels sales campaign at the branch level with Branch Business teams;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Identifies and recruits potential customers for digital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Manages the relationship with merchants and agents;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Monitors daily operations of digital Channels and identify improvement areas to ensure delivery of quality service to customers</w:t>
            </w:r>
          </w:p>
          <w:p w:rsidR="005427C1" w:rsidRPr="0036491A" w:rsidRDefault="005427C1" w:rsidP="00142F34">
            <w:pPr>
              <w:pStyle w:val="ListParagraph"/>
              <w:numPr>
                <w:ilvl w:val="0"/>
                <w:numId w:val="77"/>
              </w:numPr>
              <w:tabs>
                <w:tab w:val="left" w:pos="697"/>
              </w:tabs>
              <w:ind w:left="697" w:hanging="270"/>
              <w:jc w:val="both"/>
              <w:rPr>
                <w:rFonts w:ascii="Times New Roman" w:eastAsia="Times New Roman" w:hAnsi="Times New Roman"/>
                <w:sz w:val="24"/>
                <w:szCs w:val="24"/>
              </w:rPr>
            </w:pPr>
            <w:r w:rsidRPr="0036491A">
              <w:rPr>
                <w:rFonts w:ascii="Times New Roman" w:hAnsi="Times New Roman"/>
                <w:sz w:val="24"/>
                <w:szCs w:val="24"/>
              </w:rPr>
              <w:t>Conducts regular</w:t>
            </w:r>
            <w:r w:rsidRPr="0036491A">
              <w:rPr>
                <w:rFonts w:ascii="Times New Roman" w:eastAsia="Times New Roman" w:hAnsi="Times New Roman"/>
                <w:sz w:val="24"/>
                <w:szCs w:val="24"/>
              </w:rPr>
              <w:t xml:space="preserve"> follow up on the performance of PoS and ATMs;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Conducts regular follow up on the performance of Agent Banking (i.e. CBE birr customers, merchant and agents);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Proposes potential business site for deployment of PoS and ATM;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4F1B6F">
        <w:trPr>
          <w:trHeight w:hRule="exact" w:val="2152"/>
        </w:trPr>
        <w:tc>
          <w:tcPr>
            <w:tcW w:w="10800" w:type="dxa"/>
            <w:gridSpan w:val="4"/>
            <w:tcBorders>
              <w:bottom w:val="single" w:sz="4" w:space="0" w:color="auto"/>
            </w:tcBorders>
          </w:tcPr>
          <w:p w:rsidR="005427C1" w:rsidRPr="0036491A" w:rsidRDefault="005427C1" w:rsidP="00142F34">
            <w:pPr>
              <w:pStyle w:val="ListParagraph"/>
              <w:numPr>
                <w:ilvl w:val="0"/>
                <w:numId w:val="90"/>
              </w:numPr>
              <w:tabs>
                <w:tab w:val="left" w:pos="450"/>
              </w:tabs>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w:t>
            </w:r>
            <w:r w:rsidR="004F1B6F"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Business and financial Performance</w:t>
            </w:r>
            <w:r w:rsidR="004F1B6F"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r w:rsidR="004F1B6F"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hRule="exact" w:val="6679"/>
        </w:trPr>
        <w:tc>
          <w:tcPr>
            <w:tcW w:w="5785" w:type="dxa"/>
            <w:gridSpan w:val="2"/>
            <w:tcBorders>
              <w:bottom w:val="single" w:sz="4" w:space="0" w:color="auto"/>
            </w:tcBorders>
          </w:tcPr>
          <w:p w:rsidR="005427C1" w:rsidRPr="0036491A" w:rsidRDefault="005427C1" w:rsidP="00142F34">
            <w:pPr>
              <w:pStyle w:val="ListParagraph"/>
              <w:numPr>
                <w:ilvl w:val="0"/>
                <w:numId w:val="90"/>
              </w:numPr>
              <w:ind w:left="450" w:hanging="18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0"/>
                <w:numId w:val="11"/>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11"/>
              </w:numPr>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xml:space="preserve"> NA</w:t>
            </w:r>
          </w:p>
          <w:p w:rsidR="005427C1" w:rsidRPr="0036491A" w:rsidRDefault="005427C1" w:rsidP="00142F34">
            <w:pPr>
              <w:pStyle w:val="ListParagraph"/>
              <w:numPr>
                <w:ilvl w:val="1"/>
                <w:numId w:val="40"/>
              </w:numPr>
              <w:shd w:val="clear" w:color="auto" w:fill="FFFFFF" w:themeFill="background1"/>
              <w:ind w:left="360"/>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5427C1">
            <w:pPr>
              <w:pStyle w:val="ListParagraph"/>
              <w:tabs>
                <w:tab w:val="left" w:pos="450"/>
              </w:tabs>
              <w:rPr>
                <w:rFonts w:ascii="Times New Roman" w:hAnsi="Times New Roman"/>
                <w:b/>
                <w:sz w:val="24"/>
                <w:szCs w:val="24"/>
              </w:rPr>
            </w:pPr>
          </w:p>
        </w:tc>
        <w:tc>
          <w:tcPr>
            <w:tcW w:w="5015" w:type="dxa"/>
            <w:gridSpan w:val="2"/>
            <w:tcBorders>
              <w:bottom w:val="single" w:sz="4" w:space="0" w:color="auto"/>
            </w:tcBorders>
          </w:tcPr>
          <w:p w:rsidR="005427C1" w:rsidRPr="0036491A" w:rsidRDefault="005427C1" w:rsidP="00142F34">
            <w:pPr>
              <w:pStyle w:val="Default"/>
              <w:numPr>
                <w:ilvl w:val="0"/>
                <w:numId w:val="11"/>
              </w:numPr>
              <w:spacing w:line="360" w:lineRule="auto"/>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5427C1">
            <w:pPr>
              <w:tabs>
                <w:tab w:val="left" w:pos="450"/>
              </w:tabs>
              <w:jc w:val="both"/>
              <w:rPr>
                <w:rFonts w:ascii="Times New Roman" w:hAnsi="Times New Roman"/>
                <w:b/>
                <w:sz w:val="24"/>
                <w:szCs w:val="24"/>
              </w:rPr>
            </w:pPr>
            <w:r w:rsidRPr="0036491A">
              <w:rPr>
                <w:rFonts w:ascii="Times New Roman" w:hAnsi="Times New Roman"/>
                <w:sz w:val="24"/>
                <w:szCs w:val="24"/>
              </w:rPr>
              <w:t>B.A Degree in Economics, Management, Accounting or other business related field with 4 years of Banking experience respectively, of which 1 year at Job Grade 9 in Banking Operation Job Family.</w:t>
            </w:r>
          </w:p>
        </w:tc>
      </w:tr>
      <w:tr w:rsidR="0036491A" w:rsidRPr="0036491A" w:rsidTr="005427C1">
        <w:trPr>
          <w:trHeight w:hRule="exact" w:val="7931"/>
        </w:trPr>
        <w:tc>
          <w:tcPr>
            <w:tcW w:w="6498" w:type="dxa"/>
            <w:gridSpan w:val="3"/>
            <w:tcBorders>
              <w:bottom w:val="single" w:sz="4" w:space="0" w:color="auto"/>
            </w:tcBorders>
          </w:tcPr>
          <w:p w:rsidR="005427C1" w:rsidRPr="0036491A" w:rsidRDefault="005427C1" w:rsidP="00142F34">
            <w:pPr>
              <w:pStyle w:val="ListParagraph"/>
              <w:numPr>
                <w:ilvl w:val="1"/>
                <w:numId w:val="12"/>
              </w:numPr>
              <w:jc w:val="both"/>
              <w:rPr>
                <w:rFonts w:ascii="Times New Roman" w:hAnsi="Times New Roman"/>
                <w:b/>
                <w:bCs/>
                <w:sz w:val="24"/>
                <w:szCs w:val="24"/>
              </w:rPr>
            </w:pPr>
            <w:r w:rsidRPr="0036491A">
              <w:rPr>
                <w:rFonts w:ascii="Times New Roman" w:hAnsi="Times New Roman"/>
                <w:b/>
                <w:bCs/>
                <w:sz w:val="24"/>
                <w:szCs w:val="24"/>
              </w:rPr>
              <w:lastRenderedPageBreak/>
              <w:t>Technical Competency</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Banking  Operations  (Intermediate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(Advanced Level), Interest Free Banking (Intermediate Level). Marketing &amp; Sales (Intermediate Level), Temenos Core Banking Application (Intermediate Level), Financial Accounting (Novice Level), Financial Transaction Recording and Documentation (Novice Level), Knowledge of Anti-Money Laundering Laws (Novice Level), Operational Risk Management (Intermediate Level), Market &amp; Customer Understanding (Intermediate Level), Industry &amp; Product Knowledge (Intermediate Level). Customer Relationship Management (Intermediate Level), Customer Orientation (Intermediate Level) and Customer Experience (Intermediate Level).</w:t>
            </w:r>
          </w:p>
          <w:p w:rsidR="005427C1" w:rsidRPr="0036491A" w:rsidRDefault="005427C1" w:rsidP="005427C1">
            <w:pPr>
              <w:jc w:val="both"/>
              <w:rPr>
                <w:rFonts w:ascii="Times New Roman" w:hAnsi="Times New Roman"/>
                <w:sz w:val="24"/>
                <w:szCs w:val="24"/>
              </w:rPr>
            </w:pPr>
          </w:p>
          <w:p w:rsidR="005427C1" w:rsidRPr="0036491A" w:rsidRDefault="005427C1" w:rsidP="005427C1">
            <w:pPr>
              <w:jc w:val="both"/>
              <w:rPr>
                <w:rFonts w:ascii="Times New Roman" w:hAnsi="Times New Roman"/>
                <w:sz w:val="24"/>
                <w:szCs w:val="24"/>
              </w:rPr>
            </w:pPr>
          </w:p>
          <w:p w:rsidR="005427C1" w:rsidRPr="0036491A" w:rsidRDefault="005427C1" w:rsidP="005427C1">
            <w:pPr>
              <w:jc w:val="both"/>
              <w:rPr>
                <w:rFonts w:ascii="Times New Roman" w:hAnsi="Times New Roman"/>
                <w:sz w:val="24"/>
                <w:szCs w:val="24"/>
              </w:rPr>
            </w:pPr>
          </w:p>
          <w:p w:rsidR="005427C1" w:rsidRPr="0036491A" w:rsidRDefault="005427C1" w:rsidP="005427C1">
            <w:pPr>
              <w:jc w:val="both"/>
              <w:rPr>
                <w:rFonts w:ascii="Times New Roman" w:hAnsi="Times New Roman"/>
                <w:sz w:val="24"/>
                <w:szCs w:val="24"/>
              </w:rPr>
            </w:pPr>
          </w:p>
          <w:p w:rsidR="005427C1" w:rsidRPr="0036491A" w:rsidRDefault="005427C1" w:rsidP="005427C1">
            <w:pPr>
              <w:jc w:val="both"/>
              <w:rPr>
                <w:rFonts w:ascii="Times New Roman" w:hAnsi="Times New Roman"/>
                <w:sz w:val="24"/>
                <w:szCs w:val="24"/>
              </w:rPr>
            </w:pPr>
          </w:p>
        </w:tc>
        <w:tc>
          <w:tcPr>
            <w:tcW w:w="4302" w:type="dxa"/>
            <w:tcBorders>
              <w:bottom w:val="single" w:sz="4" w:space="0" w:color="auto"/>
            </w:tcBorders>
          </w:tcPr>
          <w:p w:rsidR="005427C1" w:rsidRPr="0036491A" w:rsidRDefault="005427C1" w:rsidP="005427C1">
            <w:pPr>
              <w:pStyle w:val="ListParagraph"/>
              <w:ind w:left="77"/>
              <w:jc w:val="both"/>
              <w:rPr>
                <w:rFonts w:ascii="Times New Roman" w:hAnsi="Times New Roman"/>
                <w:sz w:val="24"/>
                <w:szCs w:val="24"/>
              </w:rPr>
            </w:pPr>
          </w:p>
        </w:tc>
      </w:tr>
      <w:tr w:rsidR="0036491A" w:rsidRPr="0036491A" w:rsidTr="005427C1">
        <w:trPr>
          <w:trHeight w:hRule="exact" w:val="1316"/>
        </w:trPr>
        <w:tc>
          <w:tcPr>
            <w:tcW w:w="10800" w:type="dxa"/>
            <w:gridSpan w:val="4"/>
          </w:tcPr>
          <w:p w:rsidR="005427C1" w:rsidRPr="0036491A" w:rsidRDefault="005427C1" w:rsidP="00142F34">
            <w:pPr>
              <w:pStyle w:val="ListParagraph"/>
              <w:numPr>
                <w:ilvl w:val="0"/>
                <w:numId w:val="90"/>
              </w:numPr>
              <w:shd w:val="clear" w:color="auto" w:fill="FFFFFF"/>
              <w:spacing w:line="240" w:lineRule="auto"/>
              <w:ind w:left="450" w:hanging="180"/>
              <w:jc w:val="both"/>
              <w:rPr>
                <w:rFonts w:ascii="Times New Roman" w:eastAsia="Times New Roman" w:hAnsi="Times New Roman"/>
                <w:sz w:val="24"/>
                <w:szCs w:val="24"/>
              </w:rPr>
            </w:pPr>
            <w:r w:rsidRPr="0036491A">
              <w:rPr>
                <w:rFonts w:ascii="Times New Roman" w:eastAsia="Times New Roman" w:hAnsi="Times New Roman"/>
                <w:b/>
                <w:sz w:val="24"/>
                <w:szCs w:val="24"/>
              </w:rPr>
              <w:t>Approvals:</w:t>
            </w:r>
          </w:p>
          <w:p w:rsidR="005427C1" w:rsidRPr="0036491A" w:rsidRDefault="005427C1" w:rsidP="004F1B6F">
            <w:pPr>
              <w:shd w:val="clear" w:color="auto" w:fill="FFFFFF"/>
              <w:spacing w:line="240" w:lineRule="auto"/>
              <w:jc w:val="both"/>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4F1B6F" w:rsidRPr="0036491A" w:rsidRDefault="004F1B6F" w:rsidP="004F1B6F">
            <w:pPr>
              <w:shd w:val="clear" w:color="auto" w:fill="FFFFFF"/>
              <w:spacing w:line="240" w:lineRule="auto"/>
              <w:jc w:val="both"/>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hRule="exact" w:val="3191"/>
        </w:trPr>
        <w:tc>
          <w:tcPr>
            <w:tcW w:w="10800" w:type="dxa"/>
            <w:gridSpan w:val="4"/>
          </w:tcPr>
          <w:p w:rsidR="005427C1" w:rsidRPr="0036491A" w:rsidRDefault="005427C1" w:rsidP="00142F34">
            <w:pPr>
              <w:pStyle w:val="ListParagraph"/>
              <w:numPr>
                <w:ilvl w:val="0"/>
                <w:numId w:val="90"/>
              </w:numPr>
              <w:shd w:val="clear" w:color="auto" w:fill="FFFFFF" w:themeFill="background1"/>
              <w:jc w:val="both"/>
              <w:rPr>
                <w:rFonts w:ascii="Times New Roman" w:hAnsi="Times New Roman"/>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jc w:val="both"/>
              <w:rPr>
                <w:rFonts w:ascii="Times New Roman" w:hAnsi="Times New Roman"/>
                <w:sz w:val="24"/>
                <w:szCs w:val="24"/>
              </w:rPr>
            </w:pPr>
            <w:r w:rsidRPr="0036491A">
              <w:rPr>
                <w:rFonts w:ascii="Times New Roman" w:hAnsi="Times New Roman"/>
                <w:sz w:val="24"/>
                <w:szCs w:val="24"/>
              </w:rPr>
              <w:t>I ________________have read the above</w:t>
            </w:r>
            <w:r w:rsidR="004F1B6F" w:rsidRPr="0036491A">
              <w:rPr>
                <w:rFonts w:ascii="Times New Roman" w:hAnsi="Times New Roman"/>
                <w:sz w:val="24"/>
                <w:szCs w:val="24"/>
              </w:rPr>
              <w:t xml:space="preserve"> </w:t>
            </w:r>
            <w:r w:rsidRPr="0036491A">
              <w:rPr>
                <w:rFonts w:ascii="Times New Roman" w:hAnsi="Times New Roman"/>
                <w:sz w:val="24"/>
                <w:szCs w:val="24"/>
              </w:rPr>
              <w:t>job 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w:t>
            </w:r>
          </w:p>
          <w:p w:rsidR="005427C1" w:rsidRPr="0036491A" w:rsidRDefault="005427C1" w:rsidP="005427C1">
            <w:pPr>
              <w:shd w:val="clear" w:color="auto" w:fill="FFFFFF"/>
              <w:jc w:val="both"/>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w:t>
            </w:r>
          </w:p>
        </w:tc>
      </w:tr>
    </w:tbl>
    <w:p w:rsidR="004F1B6F" w:rsidRPr="0036491A" w:rsidRDefault="004F1B6F" w:rsidP="004F1B6F">
      <w:bookmarkStart w:id="30" w:name="_Toc123199392"/>
    </w:p>
    <w:p w:rsidR="005427C1" w:rsidRPr="0036491A" w:rsidRDefault="005427C1" w:rsidP="00142F34">
      <w:pPr>
        <w:pStyle w:val="Heading1"/>
        <w:numPr>
          <w:ilvl w:val="1"/>
          <w:numId w:val="20"/>
        </w:numPr>
        <w:spacing w:before="0"/>
        <w:ind w:left="720"/>
        <w:rPr>
          <w:rFonts w:ascii="Times New Roman" w:hAnsi="Times New Roman" w:cs="Times New Roman"/>
          <w:color w:val="auto"/>
        </w:rPr>
      </w:pPr>
      <w:bookmarkStart w:id="31" w:name="_Toc123284686"/>
      <w:r w:rsidRPr="0036491A">
        <w:rPr>
          <w:rFonts w:ascii="Times New Roman" w:hAnsi="Times New Roman" w:cs="Times New Roman"/>
          <w:color w:val="auto"/>
        </w:rPr>
        <w:lastRenderedPageBreak/>
        <w:t>Junior Officer</w:t>
      </w:r>
      <w:r w:rsidR="004F1B6F" w:rsidRPr="0036491A">
        <w:rPr>
          <w:rFonts w:ascii="Times New Roman" w:hAnsi="Times New Roman" w:cs="Times New Roman"/>
          <w:color w:val="auto"/>
        </w:rPr>
        <w:t xml:space="preserve"> </w:t>
      </w:r>
      <w:r w:rsidRPr="0036491A">
        <w:rPr>
          <w:rFonts w:ascii="Times New Roman" w:hAnsi="Times New Roman" w:cs="Times New Roman"/>
          <w:color w:val="auto"/>
        </w:rPr>
        <w:t>II (Sales)</w:t>
      </w:r>
      <w:bookmarkEnd w:id="30"/>
      <w:bookmarkEnd w:id="31"/>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4"/>
        <w:gridCol w:w="725"/>
        <w:gridCol w:w="4911"/>
      </w:tblGrid>
      <w:tr w:rsidR="0036491A" w:rsidRPr="0036491A" w:rsidTr="005427C1">
        <w:trPr>
          <w:trHeight w:hRule="exact" w:val="371"/>
          <w:jc w:val="center"/>
        </w:trPr>
        <w:tc>
          <w:tcPr>
            <w:tcW w:w="10800" w:type="dxa"/>
            <w:gridSpan w:val="3"/>
          </w:tcPr>
          <w:p w:rsidR="005427C1" w:rsidRPr="0036491A" w:rsidRDefault="005427C1" w:rsidP="00142F34">
            <w:pPr>
              <w:pStyle w:val="ListParagraph"/>
              <w:numPr>
                <w:ilvl w:val="0"/>
                <w:numId w:val="91"/>
              </w:numPr>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5427C1">
        <w:trPr>
          <w:trHeight w:hRule="exact" w:val="272"/>
          <w:jc w:val="center"/>
        </w:trPr>
        <w:tc>
          <w:tcPr>
            <w:tcW w:w="5164" w:type="dxa"/>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Junior Officer</w:t>
            </w:r>
            <w:r w:rsidR="004F1B6F" w:rsidRPr="0036491A">
              <w:rPr>
                <w:rFonts w:ascii="Times New Roman" w:hAnsi="Times New Roman"/>
                <w:sz w:val="24"/>
                <w:szCs w:val="24"/>
              </w:rPr>
              <w:t xml:space="preserve"> </w:t>
            </w:r>
            <w:r w:rsidRPr="0036491A">
              <w:rPr>
                <w:rFonts w:ascii="Times New Roman" w:hAnsi="Times New Roman"/>
                <w:sz w:val="24"/>
                <w:szCs w:val="24"/>
              </w:rPr>
              <w:t>II</w:t>
            </w:r>
          </w:p>
          <w:p w:rsidR="005427C1" w:rsidRPr="0036491A" w:rsidRDefault="005427C1" w:rsidP="005427C1">
            <w:pPr>
              <w:rPr>
                <w:rFonts w:ascii="Times New Roman" w:hAnsi="Times New Roman"/>
                <w:sz w:val="24"/>
                <w:szCs w:val="24"/>
              </w:rPr>
            </w:pPr>
          </w:p>
        </w:tc>
        <w:tc>
          <w:tcPr>
            <w:tcW w:w="5636"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CF778B">
        <w:trPr>
          <w:trHeight w:hRule="exact" w:val="355"/>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636" w:type="dxa"/>
            <w:gridSpan w:val="2"/>
          </w:tcPr>
          <w:p w:rsidR="005427C1" w:rsidRPr="0036491A" w:rsidRDefault="005427C1" w:rsidP="004F1B6F">
            <w:pPr>
              <w:tabs>
                <w:tab w:val="left" w:pos="72"/>
              </w:tabs>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Customer Service Manager -Sales</w:t>
            </w:r>
          </w:p>
        </w:tc>
      </w:tr>
      <w:tr w:rsidR="0036491A" w:rsidRPr="0036491A" w:rsidTr="005427C1">
        <w:trPr>
          <w:trHeight w:hRule="exact" w:val="371"/>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636" w:type="dxa"/>
            <w:gridSpan w:val="2"/>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54"/>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636"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2"/>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8</w:t>
            </w:r>
          </w:p>
        </w:tc>
        <w:tc>
          <w:tcPr>
            <w:tcW w:w="5636" w:type="dxa"/>
            <w:gridSpan w:val="2"/>
          </w:tcPr>
          <w:p w:rsidR="005427C1" w:rsidRPr="0036491A" w:rsidRDefault="005427C1" w:rsidP="005427C1">
            <w:pPr>
              <w:rPr>
                <w:rFonts w:ascii="Times New Roman" w:hAnsi="Times New Roman"/>
                <w:sz w:val="24"/>
                <w:szCs w:val="24"/>
              </w:rPr>
            </w:pPr>
          </w:p>
        </w:tc>
      </w:tr>
      <w:tr w:rsidR="0036491A" w:rsidRPr="0036491A" w:rsidTr="005427C1">
        <w:trPr>
          <w:trHeight w:hRule="exact" w:val="354"/>
          <w:jc w:val="center"/>
        </w:trPr>
        <w:tc>
          <w:tcPr>
            <w:tcW w:w="5164" w:type="dxa"/>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Unit:</w:t>
            </w:r>
            <w:r w:rsidRPr="0036491A">
              <w:rPr>
                <w:rFonts w:ascii="Times New Roman" w:hAnsi="Times New Roman"/>
                <w:sz w:val="24"/>
                <w:szCs w:val="24"/>
              </w:rPr>
              <w:t xml:space="preserve"> Branch</w:t>
            </w:r>
          </w:p>
        </w:tc>
        <w:tc>
          <w:tcPr>
            <w:tcW w:w="5636" w:type="dxa"/>
            <w:gridSpan w:val="2"/>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Junior Level: J</w:t>
            </w:r>
            <w:r w:rsidR="00CF778B" w:rsidRPr="0036491A">
              <w:rPr>
                <w:rFonts w:ascii="Times New Roman" w:hAnsi="Times New Roman"/>
                <w:bCs/>
                <w:sz w:val="24"/>
                <w:szCs w:val="24"/>
              </w:rPr>
              <w:t xml:space="preserve">unior </w:t>
            </w:r>
            <w:r w:rsidRPr="0036491A">
              <w:rPr>
                <w:rFonts w:ascii="Times New Roman" w:hAnsi="Times New Roman"/>
                <w:bCs/>
                <w:sz w:val="24"/>
                <w:szCs w:val="24"/>
              </w:rPr>
              <w:t>L</w:t>
            </w:r>
            <w:r w:rsidR="00CF778B" w:rsidRPr="0036491A">
              <w:rPr>
                <w:rFonts w:ascii="Times New Roman" w:hAnsi="Times New Roman"/>
                <w:bCs/>
                <w:sz w:val="24"/>
                <w:szCs w:val="24"/>
              </w:rPr>
              <w:t>evel</w:t>
            </w:r>
          </w:p>
        </w:tc>
      </w:tr>
      <w:tr w:rsidR="0036491A" w:rsidRPr="0036491A" w:rsidTr="004F1B6F">
        <w:trPr>
          <w:trHeight w:hRule="exact" w:val="1300"/>
          <w:jc w:val="center"/>
        </w:trPr>
        <w:tc>
          <w:tcPr>
            <w:tcW w:w="10800" w:type="dxa"/>
            <w:gridSpan w:val="3"/>
            <w:tcBorders>
              <w:bottom w:val="single" w:sz="4" w:space="0" w:color="auto"/>
            </w:tcBorders>
          </w:tcPr>
          <w:p w:rsidR="005427C1" w:rsidRPr="0036491A" w:rsidRDefault="005427C1" w:rsidP="00142F34">
            <w:pPr>
              <w:pStyle w:val="ListParagraph"/>
              <w:numPr>
                <w:ilvl w:val="0"/>
                <w:numId w:val="91"/>
              </w:numPr>
              <w:ind w:left="0" w:firstLine="9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sale Bank products and services, attend customers request and provides efficient and high quality service to customers as per the Bank’s policy, procedure, guideline and other pertinent regulation within predetermine risk appetite of the Bank so as to achieve organizational vision and strategic objectives.</w:t>
            </w:r>
          </w:p>
        </w:tc>
      </w:tr>
      <w:tr w:rsidR="0036491A" w:rsidRPr="0036491A" w:rsidTr="005427C1">
        <w:trPr>
          <w:trHeight w:val="1247"/>
          <w:jc w:val="center"/>
        </w:trPr>
        <w:tc>
          <w:tcPr>
            <w:tcW w:w="10800" w:type="dxa"/>
            <w:gridSpan w:val="3"/>
            <w:tcBorders>
              <w:bottom w:val="single" w:sz="4" w:space="0" w:color="auto"/>
            </w:tcBorders>
          </w:tcPr>
          <w:p w:rsidR="005427C1" w:rsidRPr="0036491A" w:rsidRDefault="005427C1" w:rsidP="00142F34">
            <w:pPr>
              <w:pStyle w:val="ListParagraph"/>
              <w:numPr>
                <w:ilvl w:val="0"/>
                <w:numId w:val="91"/>
              </w:numPr>
              <w:ind w:left="0" w:firstLine="90"/>
              <w:jc w:val="both"/>
              <w:rPr>
                <w:rFonts w:ascii="Times New Roman" w:hAnsi="Times New Roman"/>
                <w:sz w:val="24"/>
                <w:szCs w:val="24"/>
              </w:rPr>
            </w:pPr>
            <w:r w:rsidRPr="0036491A">
              <w:rPr>
                <w:rFonts w:ascii="Times New Roman" w:hAnsi="Times New Roman"/>
                <w:b/>
                <w:sz w:val="24"/>
                <w:szCs w:val="24"/>
              </w:rPr>
              <w:t>Key Job Duties &amp; Responsibilities</w:t>
            </w:r>
            <w:r w:rsidRPr="0036491A">
              <w:rPr>
                <w:rFonts w:ascii="Times New Roman" w:hAnsi="Times New Roman"/>
                <w:sz w:val="24"/>
                <w:szCs w:val="24"/>
              </w:rPr>
              <w:t>: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Attends customer sales request with due respect;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Cross or up sell products to mass and middle level banking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 mass and middle level banking customers need end to end;</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Increase number of mass and middle level banking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Delivers efficient and high quality service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Complies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Countersigns on documents and sales contracts tickets;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Creates and maintain relationship with merchants and agents;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Creates sales records, sales lead and opportunities for further selling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Identifies, verifies and scans customers’ and authorized staffs’ signatures;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Participates in market research, sales plan and sales campaign with Branch Business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Processes customers’ account opening, alternative channels services request and perform cross selling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Promotes and sales the Bank's products, service and alternative channels to the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Recruits customers and sales Bank products, services and alternative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Discharge all duties and responsibilities as dictated in the branch Banking procedure;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800"/>
          <w:jc w:val="center"/>
        </w:trPr>
        <w:tc>
          <w:tcPr>
            <w:tcW w:w="10800" w:type="dxa"/>
            <w:gridSpan w:val="3"/>
            <w:tcBorders>
              <w:bottom w:val="single" w:sz="4" w:space="0" w:color="auto"/>
            </w:tcBorders>
          </w:tcPr>
          <w:p w:rsidR="005427C1" w:rsidRPr="0036491A" w:rsidRDefault="005427C1" w:rsidP="00142F34">
            <w:pPr>
              <w:pStyle w:val="ListParagraph"/>
              <w:numPr>
                <w:ilvl w:val="0"/>
                <w:numId w:val="91"/>
              </w:numPr>
              <w:tabs>
                <w:tab w:val="left" w:pos="360"/>
              </w:tabs>
              <w:ind w:left="270" w:hanging="27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val="981"/>
          <w:jc w:val="center"/>
        </w:trPr>
        <w:tc>
          <w:tcPr>
            <w:tcW w:w="5889" w:type="dxa"/>
            <w:gridSpan w:val="2"/>
            <w:tcBorders>
              <w:bottom w:val="single" w:sz="4" w:space="0" w:color="auto"/>
            </w:tcBorders>
          </w:tcPr>
          <w:p w:rsidR="005427C1" w:rsidRPr="0036491A" w:rsidRDefault="005427C1" w:rsidP="00142F34">
            <w:pPr>
              <w:pStyle w:val="ListParagraph"/>
              <w:numPr>
                <w:ilvl w:val="0"/>
                <w:numId w:val="91"/>
              </w:numPr>
              <w:tabs>
                <w:tab w:val="left" w:pos="360"/>
              </w:tabs>
              <w:spacing w:line="240" w:lineRule="auto"/>
              <w:ind w:left="270" w:hanging="27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0"/>
                <w:numId w:val="19"/>
              </w:numPr>
              <w:spacing w:line="240" w:lineRule="auto"/>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19"/>
              </w:numPr>
              <w:spacing w:line="240" w:lineRule="auto"/>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xml:space="preserve"> NA</w:t>
            </w:r>
          </w:p>
          <w:p w:rsidR="005427C1" w:rsidRPr="0036491A" w:rsidRDefault="005427C1" w:rsidP="00142F34">
            <w:pPr>
              <w:pStyle w:val="ListParagraph"/>
              <w:numPr>
                <w:ilvl w:val="1"/>
                <w:numId w:val="43"/>
              </w:numPr>
              <w:shd w:val="clear" w:color="auto" w:fill="FFFFFF" w:themeFill="background1"/>
              <w:ind w:left="360"/>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Novice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44"/>
              </w:numPr>
              <w:rPr>
                <w:rFonts w:ascii="Times New Roman" w:hAnsi="Times New Roman"/>
                <w:sz w:val="24"/>
                <w:szCs w:val="24"/>
              </w:rPr>
            </w:pPr>
            <w:r w:rsidRPr="0036491A">
              <w:rPr>
                <w:rFonts w:ascii="Times New Roman" w:hAnsi="Times New Roman"/>
                <w:b/>
                <w:bCs/>
                <w:sz w:val="24"/>
                <w:szCs w:val="24"/>
              </w:rPr>
              <w:t>Technical Competency</w:t>
            </w:r>
          </w:p>
        </w:tc>
        <w:tc>
          <w:tcPr>
            <w:tcW w:w="4911" w:type="dxa"/>
            <w:tcBorders>
              <w:bottom w:val="single" w:sz="4" w:space="0" w:color="auto"/>
            </w:tcBorders>
          </w:tcPr>
          <w:p w:rsidR="005427C1" w:rsidRPr="0036491A" w:rsidRDefault="005427C1" w:rsidP="00142F34">
            <w:pPr>
              <w:pStyle w:val="Default"/>
              <w:numPr>
                <w:ilvl w:val="0"/>
                <w:numId w:val="44"/>
              </w:numPr>
              <w:spacing w:line="360" w:lineRule="auto"/>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4F1B6F">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w:t>
            </w:r>
            <w:r w:rsidR="004F1B6F" w:rsidRPr="0036491A">
              <w:rPr>
                <w:rFonts w:ascii="Times New Roman" w:hAnsi="Times New Roman"/>
                <w:sz w:val="24"/>
                <w:szCs w:val="24"/>
              </w:rPr>
              <w:t>2</w:t>
            </w:r>
            <w:r w:rsidRPr="0036491A">
              <w:rPr>
                <w:rFonts w:ascii="Times New Roman" w:hAnsi="Times New Roman"/>
                <w:sz w:val="24"/>
                <w:szCs w:val="24"/>
              </w:rPr>
              <w:t xml:space="preserve"> years of Banking experience </w:t>
            </w:r>
            <w:r w:rsidR="004F1B6F" w:rsidRPr="0036491A">
              <w:rPr>
                <w:rFonts w:ascii="Times New Roman" w:hAnsi="Times New Roman"/>
                <w:sz w:val="24"/>
                <w:szCs w:val="24"/>
              </w:rPr>
              <w:t xml:space="preserve">of which 1 year </w:t>
            </w:r>
            <w:r w:rsidRPr="0036491A">
              <w:rPr>
                <w:rFonts w:ascii="Times New Roman" w:hAnsi="Times New Roman"/>
                <w:sz w:val="24"/>
                <w:szCs w:val="24"/>
              </w:rPr>
              <w:t>at Job Grade 7 in Banking Operation Job Family.</w:t>
            </w:r>
          </w:p>
        </w:tc>
      </w:tr>
      <w:tr w:rsidR="0036491A" w:rsidRPr="0036491A" w:rsidTr="005427C1">
        <w:trPr>
          <w:trHeight w:hRule="exact" w:val="1544"/>
          <w:jc w:val="center"/>
        </w:trPr>
        <w:tc>
          <w:tcPr>
            <w:tcW w:w="10800" w:type="dxa"/>
            <w:gridSpan w:val="3"/>
            <w:tcBorders>
              <w:bottom w:val="single" w:sz="4" w:space="0" w:color="auto"/>
            </w:tcBorders>
          </w:tcPr>
          <w:p w:rsidR="005427C1" w:rsidRPr="0036491A" w:rsidRDefault="005427C1" w:rsidP="00142F34">
            <w:pPr>
              <w:pStyle w:val="ListParagraph"/>
              <w:numPr>
                <w:ilvl w:val="0"/>
                <w:numId w:val="21"/>
              </w:numPr>
              <w:shd w:val="clear" w:color="auto" w:fill="FFFFFF"/>
              <w:tabs>
                <w:tab w:val="left" w:pos="450"/>
              </w:tabs>
              <w:spacing w:line="240" w:lineRule="auto"/>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4F1B6F">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4F1B6F">
            <w:pPr>
              <w:shd w:val="clear" w:color="auto" w:fill="FFFFFF"/>
              <w:spacing w:line="240" w:lineRule="auto"/>
              <w:rPr>
                <w:rFonts w:ascii="Times New Roman" w:eastAsia="Times New Roman" w:hAnsi="Times New Roman"/>
                <w:b/>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w:t>
            </w:r>
            <w:r w:rsidR="004F1B6F" w:rsidRPr="0036491A">
              <w:rPr>
                <w:rFonts w:ascii="Times New Roman" w:eastAsia="Times New Roman" w:hAnsi="Times New Roman"/>
                <w:b/>
                <w:sz w:val="24"/>
                <w:szCs w:val="24"/>
              </w:rPr>
              <w:t>___________Date: _____________</w:t>
            </w:r>
          </w:p>
        </w:tc>
      </w:tr>
      <w:tr w:rsidR="0036491A" w:rsidRPr="0036491A" w:rsidTr="005427C1">
        <w:trPr>
          <w:trHeight w:val="3251"/>
          <w:jc w:val="center"/>
        </w:trPr>
        <w:tc>
          <w:tcPr>
            <w:tcW w:w="10800" w:type="dxa"/>
            <w:gridSpan w:val="3"/>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job description above,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4F1B6F">
      <w:pPr>
        <w:pStyle w:val="Heading2"/>
        <w:spacing w:before="0" w:beforeAutospacing="0" w:after="0" w:afterAutospacing="0"/>
        <w:rPr>
          <w:sz w:val="28"/>
          <w:szCs w:val="28"/>
        </w:rPr>
      </w:pPr>
      <w:bookmarkStart w:id="32" w:name="_Toc123199393"/>
      <w:bookmarkStart w:id="33" w:name="_Toc123284687"/>
      <w:r w:rsidRPr="0036491A">
        <w:rPr>
          <w:sz w:val="28"/>
          <w:szCs w:val="28"/>
        </w:rPr>
        <w:lastRenderedPageBreak/>
        <w:t>1.12. Junior Officer</w:t>
      </w:r>
      <w:r w:rsidR="004F1B6F" w:rsidRPr="0036491A">
        <w:rPr>
          <w:sz w:val="28"/>
          <w:szCs w:val="28"/>
        </w:rPr>
        <w:t xml:space="preserve"> </w:t>
      </w:r>
      <w:r w:rsidRPr="0036491A">
        <w:rPr>
          <w:sz w:val="28"/>
          <w:szCs w:val="28"/>
        </w:rPr>
        <w:t>I (Sales)</w:t>
      </w:r>
      <w:bookmarkEnd w:id="32"/>
      <w:bookmarkEnd w:id="33"/>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4"/>
        <w:gridCol w:w="725"/>
        <w:gridCol w:w="4911"/>
      </w:tblGrid>
      <w:tr w:rsidR="0036491A" w:rsidRPr="0036491A" w:rsidTr="005427C1">
        <w:trPr>
          <w:trHeight w:hRule="exact" w:val="371"/>
          <w:jc w:val="center"/>
        </w:trPr>
        <w:tc>
          <w:tcPr>
            <w:tcW w:w="10800" w:type="dxa"/>
            <w:gridSpan w:val="3"/>
          </w:tcPr>
          <w:p w:rsidR="005427C1" w:rsidRPr="0036491A" w:rsidRDefault="005427C1" w:rsidP="00142F34">
            <w:pPr>
              <w:pStyle w:val="ListParagraph"/>
              <w:numPr>
                <w:ilvl w:val="0"/>
                <w:numId w:val="92"/>
              </w:numPr>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5427C1">
        <w:trPr>
          <w:trHeight w:hRule="exact" w:val="272"/>
          <w:jc w:val="center"/>
        </w:trPr>
        <w:tc>
          <w:tcPr>
            <w:tcW w:w="5164" w:type="dxa"/>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Junior Officer</w:t>
            </w:r>
            <w:r w:rsidR="004F1B6F" w:rsidRPr="0036491A">
              <w:rPr>
                <w:rFonts w:ascii="Times New Roman" w:hAnsi="Times New Roman"/>
                <w:sz w:val="24"/>
                <w:szCs w:val="24"/>
              </w:rPr>
              <w:t xml:space="preserve"> </w:t>
            </w:r>
            <w:r w:rsidRPr="0036491A">
              <w:rPr>
                <w:rFonts w:ascii="Times New Roman" w:hAnsi="Times New Roman"/>
                <w:sz w:val="24"/>
                <w:szCs w:val="24"/>
              </w:rPr>
              <w:t>I</w:t>
            </w:r>
          </w:p>
          <w:p w:rsidR="005427C1" w:rsidRPr="0036491A" w:rsidRDefault="005427C1" w:rsidP="005427C1">
            <w:pPr>
              <w:rPr>
                <w:rFonts w:ascii="Times New Roman" w:hAnsi="Times New Roman"/>
                <w:sz w:val="24"/>
                <w:szCs w:val="24"/>
              </w:rPr>
            </w:pPr>
          </w:p>
        </w:tc>
        <w:tc>
          <w:tcPr>
            <w:tcW w:w="5636"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769"/>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636" w:type="dxa"/>
            <w:gridSpan w:val="2"/>
          </w:tcPr>
          <w:p w:rsidR="005427C1" w:rsidRPr="0036491A" w:rsidRDefault="005427C1" w:rsidP="005427C1">
            <w:pPr>
              <w:tabs>
                <w:tab w:val="left" w:pos="72"/>
              </w:tabs>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Customer Service Manager -Sales</w:t>
            </w:r>
          </w:p>
        </w:tc>
      </w:tr>
      <w:tr w:rsidR="0036491A" w:rsidRPr="0036491A" w:rsidTr="005427C1">
        <w:trPr>
          <w:trHeight w:hRule="exact" w:val="371"/>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636" w:type="dxa"/>
            <w:gridSpan w:val="2"/>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54"/>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636"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2"/>
          <w:jc w:val="center"/>
        </w:trPr>
        <w:tc>
          <w:tcPr>
            <w:tcW w:w="5164"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7</w:t>
            </w:r>
          </w:p>
        </w:tc>
        <w:tc>
          <w:tcPr>
            <w:tcW w:w="5636" w:type="dxa"/>
            <w:gridSpan w:val="2"/>
          </w:tcPr>
          <w:p w:rsidR="005427C1" w:rsidRPr="0036491A" w:rsidRDefault="005427C1" w:rsidP="005427C1">
            <w:pPr>
              <w:rPr>
                <w:rFonts w:ascii="Times New Roman" w:hAnsi="Times New Roman"/>
                <w:sz w:val="24"/>
                <w:szCs w:val="24"/>
              </w:rPr>
            </w:pPr>
          </w:p>
        </w:tc>
      </w:tr>
      <w:tr w:rsidR="0036491A" w:rsidRPr="0036491A" w:rsidTr="005427C1">
        <w:trPr>
          <w:trHeight w:hRule="exact" w:val="354"/>
          <w:jc w:val="center"/>
        </w:trPr>
        <w:tc>
          <w:tcPr>
            <w:tcW w:w="5164" w:type="dxa"/>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Unit:</w:t>
            </w:r>
            <w:r w:rsidRPr="0036491A">
              <w:rPr>
                <w:rFonts w:ascii="Times New Roman" w:hAnsi="Times New Roman"/>
                <w:sz w:val="24"/>
                <w:szCs w:val="24"/>
              </w:rPr>
              <w:t xml:space="preserve"> Branch</w:t>
            </w:r>
          </w:p>
        </w:tc>
        <w:tc>
          <w:tcPr>
            <w:tcW w:w="5636" w:type="dxa"/>
            <w:gridSpan w:val="2"/>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Junior Level: J</w:t>
            </w:r>
            <w:r w:rsidR="00CF778B" w:rsidRPr="0036491A">
              <w:rPr>
                <w:rFonts w:ascii="Times New Roman" w:hAnsi="Times New Roman"/>
                <w:bCs/>
                <w:sz w:val="24"/>
                <w:szCs w:val="24"/>
              </w:rPr>
              <w:t xml:space="preserve">unior </w:t>
            </w:r>
            <w:r w:rsidRPr="0036491A">
              <w:rPr>
                <w:rFonts w:ascii="Times New Roman" w:hAnsi="Times New Roman"/>
                <w:bCs/>
                <w:sz w:val="24"/>
                <w:szCs w:val="24"/>
              </w:rPr>
              <w:t>L</w:t>
            </w:r>
            <w:r w:rsidR="00CF778B" w:rsidRPr="0036491A">
              <w:rPr>
                <w:rFonts w:ascii="Times New Roman" w:hAnsi="Times New Roman"/>
                <w:bCs/>
                <w:sz w:val="24"/>
                <w:szCs w:val="24"/>
              </w:rPr>
              <w:t>evel</w:t>
            </w:r>
          </w:p>
        </w:tc>
      </w:tr>
      <w:tr w:rsidR="0036491A" w:rsidRPr="0036491A" w:rsidTr="004F1B6F">
        <w:trPr>
          <w:trHeight w:hRule="exact" w:val="1296"/>
          <w:jc w:val="center"/>
        </w:trPr>
        <w:tc>
          <w:tcPr>
            <w:tcW w:w="10800" w:type="dxa"/>
            <w:gridSpan w:val="3"/>
            <w:tcBorders>
              <w:bottom w:val="single" w:sz="4" w:space="0" w:color="auto"/>
            </w:tcBorders>
          </w:tcPr>
          <w:p w:rsidR="005427C1" w:rsidRPr="0036491A" w:rsidRDefault="005427C1" w:rsidP="00142F34">
            <w:pPr>
              <w:pStyle w:val="ListParagraph"/>
              <w:numPr>
                <w:ilvl w:val="0"/>
                <w:numId w:val="92"/>
              </w:numPr>
              <w:ind w:left="0" w:firstLine="9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sale Bank products and services, attend customers request and provides efficient and high quality service to customers as per the Bank’s policy, procedure, guideline and other pertinent regulation within predetermine risk appetite of the Bank so as to achieve organizational vision and strategic objectives.</w:t>
            </w:r>
          </w:p>
        </w:tc>
      </w:tr>
      <w:tr w:rsidR="0036491A" w:rsidRPr="0036491A" w:rsidTr="005427C1">
        <w:trPr>
          <w:trHeight w:val="1247"/>
          <w:jc w:val="center"/>
        </w:trPr>
        <w:tc>
          <w:tcPr>
            <w:tcW w:w="10800" w:type="dxa"/>
            <w:gridSpan w:val="3"/>
            <w:tcBorders>
              <w:bottom w:val="single" w:sz="4" w:space="0" w:color="auto"/>
            </w:tcBorders>
          </w:tcPr>
          <w:p w:rsidR="005427C1" w:rsidRPr="0036491A" w:rsidRDefault="005427C1" w:rsidP="00142F34">
            <w:pPr>
              <w:pStyle w:val="ListParagraph"/>
              <w:numPr>
                <w:ilvl w:val="0"/>
                <w:numId w:val="92"/>
              </w:numPr>
              <w:tabs>
                <w:tab w:val="left" w:pos="360"/>
              </w:tabs>
              <w:ind w:left="270" w:hanging="270"/>
              <w:rPr>
                <w:rFonts w:ascii="Times New Roman" w:hAnsi="Times New Roman"/>
                <w:sz w:val="24"/>
                <w:szCs w:val="24"/>
              </w:rPr>
            </w:pPr>
            <w:r w:rsidRPr="0036491A">
              <w:rPr>
                <w:rFonts w:ascii="Times New Roman" w:hAnsi="Times New Roman"/>
                <w:b/>
                <w:sz w:val="24"/>
                <w:szCs w:val="24"/>
              </w:rPr>
              <w:t>Key Job Duties &amp;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pPr>
            <w:r w:rsidRPr="0036491A">
              <w:rPr>
                <w:rFonts w:ascii="Times New Roman" w:hAnsi="Times New Roman"/>
                <w:sz w:val="24"/>
                <w:szCs w:val="24"/>
              </w:rPr>
              <w:t>Attends customer sales request with due respect;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Cross or up sell products to mass and middle level banking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Increase number of mass and middle level banking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Delivers efficient and high quality service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Complies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Countersigns on documents and sales contracts tickets;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Identifies, verifies and scans customers’ and authorized staffs’ signatures;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Processes customers’ account opening, alternative channels services request and perform cross selling activities;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Promotes and sales the Bank's products, service and alternative channels to the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Recruits customers and sales Bank products, services and alternative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Discharge all duties and responsibilities as dictated in the branch Banking procedure;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800"/>
          <w:jc w:val="center"/>
        </w:trPr>
        <w:tc>
          <w:tcPr>
            <w:tcW w:w="10800" w:type="dxa"/>
            <w:gridSpan w:val="3"/>
            <w:tcBorders>
              <w:bottom w:val="single" w:sz="4" w:space="0" w:color="auto"/>
            </w:tcBorders>
          </w:tcPr>
          <w:p w:rsidR="005427C1" w:rsidRPr="0036491A" w:rsidRDefault="005427C1" w:rsidP="00142F34">
            <w:pPr>
              <w:pStyle w:val="ListParagraph"/>
              <w:numPr>
                <w:ilvl w:val="0"/>
                <w:numId w:val="92"/>
              </w:numPr>
              <w:tabs>
                <w:tab w:val="left" w:pos="360"/>
              </w:tabs>
              <w:ind w:left="270" w:hanging="270"/>
              <w:rPr>
                <w:rFonts w:ascii="Times New Roman" w:hAnsi="Times New Roman"/>
                <w:sz w:val="24"/>
                <w:szCs w:val="24"/>
              </w:rPr>
            </w:pPr>
            <w:r w:rsidRPr="0036491A">
              <w:rPr>
                <w:rFonts w:ascii="Times New Roman" w:hAnsi="Times New Roman"/>
                <w:b/>
                <w:sz w:val="24"/>
                <w:szCs w:val="24"/>
              </w:rPr>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w:t>
            </w:r>
            <w:r w:rsidR="004F1B6F"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Business and financial Performance</w:t>
            </w:r>
            <w:r w:rsidR="004F1B6F"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r w:rsidR="004F1B6F"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controls, and Operational performance</w:t>
            </w:r>
            <w:r w:rsidR="004F1B6F" w:rsidRPr="0036491A">
              <w:rPr>
                <w:rFonts w:ascii="Times New Roman" w:hAnsi="Times New Roman"/>
                <w:sz w:val="24"/>
                <w:szCs w:val="24"/>
              </w:rPr>
              <w:t>.</w:t>
            </w:r>
            <w:r w:rsidRPr="0036491A">
              <w:rPr>
                <w:rFonts w:ascii="Times New Roman" w:hAnsi="Times New Roman"/>
                <w:sz w:val="24"/>
                <w:szCs w:val="24"/>
              </w:rPr>
              <w:t xml:space="preserve"> </w:t>
            </w:r>
          </w:p>
        </w:tc>
      </w:tr>
      <w:tr w:rsidR="0036491A" w:rsidRPr="0036491A" w:rsidTr="005427C1">
        <w:trPr>
          <w:trHeight w:val="981"/>
          <w:jc w:val="center"/>
        </w:trPr>
        <w:tc>
          <w:tcPr>
            <w:tcW w:w="5889" w:type="dxa"/>
            <w:gridSpan w:val="2"/>
            <w:tcBorders>
              <w:bottom w:val="single" w:sz="4" w:space="0" w:color="auto"/>
            </w:tcBorders>
          </w:tcPr>
          <w:p w:rsidR="005427C1" w:rsidRPr="0036491A" w:rsidRDefault="005427C1" w:rsidP="00142F34">
            <w:pPr>
              <w:pStyle w:val="ListParagraph"/>
              <w:numPr>
                <w:ilvl w:val="0"/>
                <w:numId w:val="92"/>
              </w:numPr>
              <w:tabs>
                <w:tab w:val="left" w:pos="360"/>
              </w:tabs>
              <w:ind w:left="270" w:hanging="270"/>
              <w:jc w:val="both"/>
              <w:rPr>
                <w:rFonts w:ascii="Times New Roman" w:hAnsi="Times New Roman"/>
                <w:b/>
                <w:bCs/>
                <w:sz w:val="24"/>
                <w:szCs w:val="24"/>
              </w:rPr>
            </w:pPr>
            <w:r w:rsidRPr="0036491A">
              <w:rPr>
                <w:rFonts w:ascii="Times New Roman" w:hAnsi="Times New Roman"/>
                <w:b/>
                <w:bCs/>
                <w:sz w:val="24"/>
                <w:szCs w:val="24"/>
              </w:rPr>
              <w:lastRenderedPageBreak/>
              <w:t xml:space="preserve">Summary of Key Competency, Educational and Professional Requirements: </w:t>
            </w:r>
          </w:p>
          <w:p w:rsidR="005427C1" w:rsidRPr="0036491A" w:rsidRDefault="005427C1" w:rsidP="00142F34">
            <w:pPr>
              <w:pStyle w:val="ListParagraph"/>
              <w:numPr>
                <w:ilvl w:val="0"/>
                <w:numId w:val="93"/>
              </w:numPr>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93"/>
              </w:numPr>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xml:space="preserve"> NA</w:t>
            </w:r>
          </w:p>
          <w:p w:rsidR="005427C1" w:rsidRPr="0036491A" w:rsidRDefault="005427C1" w:rsidP="00142F34">
            <w:pPr>
              <w:pStyle w:val="ListParagraph"/>
              <w:numPr>
                <w:ilvl w:val="1"/>
                <w:numId w:val="68"/>
              </w:numPr>
              <w:shd w:val="clear" w:color="auto" w:fill="FFFFFF" w:themeFill="background1"/>
              <w:tabs>
                <w:tab w:val="left" w:pos="607"/>
              </w:tabs>
              <w:ind w:left="360" w:hanging="293"/>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Novice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68"/>
              </w:numPr>
              <w:shd w:val="clear" w:color="auto" w:fill="FFFFFF" w:themeFill="background1"/>
              <w:tabs>
                <w:tab w:val="left" w:pos="607"/>
              </w:tabs>
              <w:ind w:left="360" w:hanging="293"/>
              <w:jc w:val="both"/>
              <w:rPr>
                <w:rFonts w:ascii="Times New Roman" w:hAnsi="Times New Roman"/>
                <w:sz w:val="24"/>
                <w:szCs w:val="24"/>
              </w:rPr>
            </w:pPr>
            <w:r w:rsidRPr="0036491A">
              <w:rPr>
                <w:rFonts w:ascii="Times New Roman" w:hAnsi="Times New Roman"/>
                <w:b/>
                <w:bCs/>
                <w:sz w:val="24"/>
                <w:szCs w:val="24"/>
              </w:rPr>
              <w:t>Technical Competency</w:t>
            </w:r>
          </w:p>
        </w:tc>
        <w:tc>
          <w:tcPr>
            <w:tcW w:w="4911" w:type="dxa"/>
            <w:tcBorders>
              <w:bottom w:val="single" w:sz="4" w:space="0" w:color="auto"/>
            </w:tcBorders>
          </w:tcPr>
          <w:p w:rsidR="005427C1" w:rsidRPr="0036491A" w:rsidRDefault="005427C1" w:rsidP="00142F34">
            <w:pPr>
              <w:pStyle w:val="ListParagraph"/>
              <w:numPr>
                <w:ilvl w:val="0"/>
                <w:numId w:val="93"/>
              </w:numPr>
              <w:jc w:val="both"/>
              <w:rPr>
                <w:rFonts w:ascii="Times New Roman" w:hAnsi="Times New Roman"/>
                <w:sz w:val="24"/>
              </w:rPr>
            </w:pPr>
            <w:r w:rsidRPr="0036491A">
              <w:rPr>
                <w:rFonts w:ascii="Times New Roman" w:hAnsi="Times New Roman"/>
                <w:b/>
                <w:bCs/>
                <w:sz w:val="24"/>
              </w:rPr>
              <w:t xml:space="preserve">Educational and Professional Requirements </w:t>
            </w:r>
          </w:p>
          <w:p w:rsidR="005427C1" w:rsidRPr="0036491A" w:rsidRDefault="005427C1" w:rsidP="004F1B6F">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w:t>
            </w:r>
            <w:r w:rsidR="004F1B6F" w:rsidRPr="0036491A">
              <w:rPr>
                <w:rFonts w:ascii="Times New Roman" w:hAnsi="Times New Roman"/>
                <w:sz w:val="24"/>
                <w:szCs w:val="24"/>
              </w:rPr>
              <w:t xml:space="preserve">6 months </w:t>
            </w:r>
            <w:r w:rsidRPr="0036491A">
              <w:rPr>
                <w:rFonts w:ascii="Times New Roman" w:hAnsi="Times New Roman"/>
                <w:sz w:val="24"/>
                <w:szCs w:val="24"/>
              </w:rPr>
              <w:t xml:space="preserve">Banking experience at Job Grade </w:t>
            </w:r>
            <w:r w:rsidR="004F1B6F" w:rsidRPr="0036491A">
              <w:rPr>
                <w:rFonts w:ascii="Times New Roman" w:hAnsi="Times New Roman"/>
                <w:sz w:val="24"/>
                <w:szCs w:val="24"/>
              </w:rPr>
              <w:t>6</w:t>
            </w:r>
            <w:r w:rsidRPr="0036491A">
              <w:rPr>
                <w:rFonts w:ascii="Times New Roman" w:hAnsi="Times New Roman"/>
                <w:sz w:val="24"/>
                <w:szCs w:val="24"/>
              </w:rPr>
              <w:t xml:space="preserve"> in Banking Operation Job Family.</w:t>
            </w:r>
          </w:p>
        </w:tc>
      </w:tr>
      <w:tr w:rsidR="0036491A" w:rsidRPr="0036491A" w:rsidTr="004F1B6F">
        <w:trPr>
          <w:trHeight w:hRule="exact" w:val="1297"/>
          <w:jc w:val="center"/>
        </w:trPr>
        <w:tc>
          <w:tcPr>
            <w:tcW w:w="10800" w:type="dxa"/>
            <w:gridSpan w:val="3"/>
            <w:tcBorders>
              <w:bottom w:val="single" w:sz="4" w:space="0" w:color="auto"/>
            </w:tcBorders>
          </w:tcPr>
          <w:p w:rsidR="005427C1" w:rsidRPr="0036491A" w:rsidRDefault="005427C1" w:rsidP="00142F34">
            <w:pPr>
              <w:pStyle w:val="ListParagraph"/>
              <w:numPr>
                <w:ilvl w:val="0"/>
                <w:numId w:val="21"/>
              </w:numPr>
              <w:shd w:val="clear" w:color="auto" w:fill="FFFFFF"/>
              <w:tabs>
                <w:tab w:val="left" w:pos="450"/>
              </w:tabs>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4F1B6F">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4F1B6F">
            <w:pPr>
              <w:shd w:val="clear" w:color="auto" w:fill="FFFFFF"/>
              <w:spacing w:line="240" w:lineRule="auto"/>
              <w:rPr>
                <w:rFonts w:ascii="Times New Roman" w:eastAsia="Times New Roman" w:hAnsi="Times New Roman"/>
                <w:b/>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p w:rsidR="005427C1" w:rsidRPr="0036491A" w:rsidRDefault="005427C1" w:rsidP="005427C1">
            <w:pPr>
              <w:shd w:val="clear" w:color="auto" w:fill="FFFFFF"/>
              <w:rPr>
                <w:rFonts w:ascii="Times New Roman" w:eastAsia="Times New Roman" w:hAnsi="Times New Roman"/>
                <w:b/>
                <w:sz w:val="24"/>
                <w:szCs w:val="24"/>
              </w:rPr>
            </w:pPr>
          </w:p>
        </w:tc>
      </w:tr>
      <w:tr w:rsidR="0036491A" w:rsidRPr="0036491A" w:rsidTr="005427C1">
        <w:trPr>
          <w:trHeight w:val="3251"/>
          <w:jc w:val="center"/>
        </w:trPr>
        <w:tc>
          <w:tcPr>
            <w:tcW w:w="10800" w:type="dxa"/>
            <w:gridSpan w:val="3"/>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job description above,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4F1B6F" w:rsidRPr="0036491A" w:rsidRDefault="004F1B6F" w:rsidP="004F1B6F">
      <w:pPr>
        <w:pStyle w:val="Heading2"/>
        <w:ind w:left="360"/>
        <w:rPr>
          <w:sz w:val="28"/>
          <w:szCs w:val="28"/>
        </w:rPr>
      </w:pPr>
      <w:bookmarkStart w:id="34" w:name="_Toc123199394"/>
    </w:p>
    <w:p w:rsidR="004F1B6F" w:rsidRPr="0036491A" w:rsidRDefault="004F1B6F" w:rsidP="004F1B6F">
      <w:pPr>
        <w:pStyle w:val="Heading2"/>
        <w:ind w:left="360"/>
        <w:rPr>
          <w:sz w:val="28"/>
          <w:szCs w:val="28"/>
        </w:rPr>
      </w:pPr>
    </w:p>
    <w:p w:rsidR="004F1B6F" w:rsidRPr="0036491A" w:rsidRDefault="004F1B6F" w:rsidP="004F1B6F">
      <w:pPr>
        <w:pStyle w:val="Heading2"/>
        <w:ind w:left="360"/>
        <w:rPr>
          <w:sz w:val="28"/>
          <w:szCs w:val="28"/>
        </w:rPr>
      </w:pPr>
    </w:p>
    <w:p w:rsidR="005427C1" w:rsidRPr="0036491A" w:rsidRDefault="005427C1" w:rsidP="00142F34">
      <w:pPr>
        <w:pStyle w:val="Heading2"/>
        <w:numPr>
          <w:ilvl w:val="1"/>
          <w:numId w:val="23"/>
        </w:numPr>
        <w:spacing w:before="0" w:beforeAutospacing="0" w:after="0" w:afterAutospacing="0"/>
        <w:ind w:left="720"/>
        <w:rPr>
          <w:sz w:val="28"/>
          <w:szCs w:val="28"/>
        </w:rPr>
      </w:pPr>
      <w:bookmarkStart w:id="35" w:name="_Toc123284688"/>
      <w:r w:rsidRPr="0036491A">
        <w:rPr>
          <w:sz w:val="28"/>
          <w:szCs w:val="28"/>
        </w:rPr>
        <w:lastRenderedPageBreak/>
        <w:t>Bank Trainee</w:t>
      </w:r>
      <w:bookmarkEnd w:id="34"/>
      <w:bookmarkEnd w:id="35"/>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3"/>
        <w:gridCol w:w="305"/>
        <w:gridCol w:w="5192"/>
      </w:tblGrid>
      <w:tr w:rsidR="0036491A" w:rsidRPr="0036491A" w:rsidTr="005427C1">
        <w:trPr>
          <w:trHeight w:hRule="exact" w:val="279"/>
          <w:jc w:val="center"/>
        </w:trPr>
        <w:tc>
          <w:tcPr>
            <w:tcW w:w="10800" w:type="dxa"/>
            <w:gridSpan w:val="3"/>
          </w:tcPr>
          <w:p w:rsidR="005427C1" w:rsidRPr="0036491A" w:rsidRDefault="005427C1" w:rsidP="00142F34">
            <w:pPr>
              <w:pStyle w:val="NoSpacing"/>
              <w:numPr>
                <w:ilvl w:val="0"/>
                <w:numId w:val="94"/>
              </w:numPr>
              <w:spacing w:line="360" w:lineRule="auto"/>
              <w:rPr>
                <w:rFonts w:ascii="Times New Roman" w:hAnsi="Times New Roman" w:cs="Times New Roman"/>
                <w:sz w:val="24"/>
                <w:szCs w:val="24"/>
              </w:rPr>
            </w:pPr>
            <w:r w:rsidRPr="0036491A">
              <w:rPr>
                <w:rFonts w:ascii="Times New Roman" w:eastAsiaTheme="minorHAnsi" w:hAnsi="Times New Roman" w:cs="Times New Roman"/>
                <w:b/>
                <w:sz w:val="24"/>
                <w:szCs w:val="24"/>
                <w:lang w:val="en-US" w:eastAsia="en-US"/>
              </w:rPr>
              <w:t>Job Details /Profile/:</w:t>
            </w:r>
          </w:p>
        </w:tc>
      </w:tr>
      <w:tr w:rsidR="0036491A" w:rsidRPr="0036491A" w:rsidTr="005427C1">
        <w:trPr>
          <w:trHeight w:hRule="exact" w:val="360"/>
          <w:jc w:val="center"/>
        </w:trPr>
        <w:tc>
          <w:tcPr>
            <w:tcW w:w="5303" w:type="dxa"/>
          </w:tcPr>
          <w:p w:rsidR="005427C1" w:rsidRPr="0036491A" w:rsidRDefault="005427C1" w:rsidP="005427C1">
            <w:pPr>
              <w:pStyle w:val="NoSpacing"/>
              <w:spacing w:line="360" w:lineRule="auto"/>
              <w:rPr>
                <w:rFonts w:ascii="Times New Roman" w:eastAsiaTheme="minorHAnsi" w:hAnsi="Times New Roman" w:cs="Times New Roman"/>
                <w:b/>
                <w:sz w:val="24"/>
                <w:szCs w:val="24"/>
              </w:rPr>
            </w:pPr>
            <w:r w:rsidRPr="0036491A">
              <w:rPr>
                <w:rFonts w:ascii="Times New Roman" w:eastAsiaTheme="minorHAnsi" w:hAnsi="Times New Roman" w:cs="Times New Roman"/>
                <w:b/>
                <w:sz w:val="24"/>
                <w:szCs w:val="24"/>
              </w:rPr>
              <w:t xml:space="preserve">Job Title: </w:t>
            </w:r>
            <w:r w:rsidRPr="0036491A">
              <w:rPr>
                <w:rFonts w:ascii="Times New Roman" w:eastAsiaTheme="minorHAnsi" w:hAnsi="Times New Roman" w:cs="Times New Roman"/>
                <w:sz w:val="24"/>
                <w:szCs w:val="24"/>
              </w:rPr>
              <w:t>Bank Trainee</w:t>
            </w:r>
          </w:p>
          <w:p w:rsidR="005427C1" w:rsidRPr="0036491A" w:rsidRDefault="005427C1" w:rsidP="005427C1">
            <w:pPr>
              <w:pStyle w:val="NoSpacing"/>
              <w:spacing w:line="360" w:lineRule="auto"/>
              <w:rPr>
                <w:rFonts w:ascii="Times New Roman" w:hAnsi="Times New Roman" w:cs="Times New Roman"/>
                <w:sz w:val="24"/>
                <w:szCs w:val="24"/>
              </w:rPr>
            </w:pPr>
          </w:p>
        </w:tc>
        <w:tc>
          <w:tcPr>
            <w:tcW w:w="5497" w:type="dxa"/>
            <w:gridSpan w:val="2"/>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Organizational Relationship</w:t>
            </w:r>
            <w:r w:rsidRPr="0036491A">
              <w:rPr>
                <w:rFonts w:ascii="Times New Roman" w:hAnsi="Times New Roman" w:cs="Times New Roman"/>
                <w:sz w:val="24"/>
                <w:szCs w:val="24"/>
              </w:rPr>
              <w:t>s:</w:t>
            </w:r>
          </w:p>
        </w:tc>
      </w:tr>
      <w:tr w:rsidR="0036491A" w:rsidRPr="0036491A" w:rsidTr="005427C1">
        <w:trPr>
          <w:trHeight w:val="414"/>
          <w:jc w:val="center"/>
        </w:trPr>
        <w:tc>
          <w:tcPr>
            <w:tcW w:w="5303" w:type="dxa"/>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Job Code</w:t>
            </w:r>
            <w:r w:rsidRPr="0036491A">
              <w:rPr>
                <w:rFonts w:ascii="Times New Roman" w:hAnsi="Times New Roman" w:cs="Times New Roman"/>
                <w:sz w:val="24"/>
                <w:szCs w:val="24"/>
              </w:rPr>
              <w:t>:</w:t>
            </w:r>
            <w:r w:rsidRPr="0036491A">
              <w:rPr>
                <w:rFonts w:ascii="Times New Roman" w:hAnsi="Times New Roman"/>
                <w:sz w:val="24"/>
                <w:szCs w:val="24"/>
              </w:rPr>
              <w:t>(To be filled by HR)</w:t>
            </w:r>
          </w:p>
        </w:tc>
        <w:tc>
          <w:tcPr>
            <w:tcW w:w="5497" w:type="dxa"/>
            <w:gridSpan w:val="2"/>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 xml:space="preserve">Reports Directly To: </w:t>
            </w:r>
            <w:r w:rsidRPr="0036491A">
              <w:rPr>
                <w:rFonts w:ascii="Times New Roman" w:hAnsi="Times New Roman" w:cs="Times New Roman"/>
                <w:sz w:val="24"/>
                <w:szCs w:val="24"/>
              </w:rPr>
              <w:t>Customer Service Manager</w:t>
            </w:r>
          </w:p>
        </w:tc>
      </w:tr>
      <w:tr w:rsidR="0036491A" w:rsidRPr="0036491A" w:rsidTr="005427C1">
        <w:trPr>
          <w:trHeight w:hRule="exact" w:val="381"/>
          <w:jc w:val="center"/>
        </w:trPr>
        <w:tc>
          <w:tcPr>
            <w:tcW w:w="5303" w:type="dxa"/>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bCs/>
                <w:sz w:val="24"/>
                <w:szCs w:val="24"/>
              </w:rPr>
              <w:t xml:space="preserve">Division: </w:t>
            </w:r>
            <w:r w:rsidRPr="0036491A">
              <w:rPr>
                <w:rFonts w:ascii="Times New Roman" w:hAnsi="Times New Roman" w:cs="Times New Roman"/>
                <w:bCs/>
                <w:sz w:val="24"/>
                <w:szCs w:val="24"/>
              </w:rPr>
              <w:t>Retail &amp; Branch Banking</w:t>
            </w:r>
          </w:p>
        </w:tc>
        <w:tc>
          <w:tcPr>
            <w:tcW w:w="5497" w:type="dxa"/>
            <w:gridSpan w:val="2"/>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 xml:space="preserve">Supervises: </w:t>
            </w:r>
            <w:r w:rsidRPr="0036491A">
              <w:rPr>
                <w:rFonts w:ascii="Times New Roman" w:hAnsi="Times New Roman" w:cs="Times New Roman"/>
                <w:sz w:val="24"/>
                <w:szCs w:val="24"/>
              </w:rPr>
              <w:t>None</w:t>
            </w:r>
          </w:p>
        </w:tc>
      </w:tr>
      <w:tr w:rsidR="0036491A" w:rsidRPr="0036491A" w:rsidTr="005427C1">
        <w:trPr>
          <w:trHeight w:hRule="exact" w:val="300"/>
          <w:jc w:val="center"/>
        </w:trPr>
        <w:tc>
          <w:tcPr>
            <w:tcW w:w="5303" w:type="dxa"/>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 xml:space="preserve">Department: </w:t>
            </w:r>
            <w:r w:rsidRPr="0036491A">
              <w:rPr>
                <w:rFonts w:ascii="Times New Roman" w:hAnsi="Times New Roman" w:cs="Times New Roman"/>
                <w:sz w:val="24"/>
                <w:szCs w:val="24"/>
              </w:rPr>
              <w:t>District</w:t>
            </w:r>
          </w:p>
        </w:tc>
        <w:tc>
          <w:tcPr>
            <w:tcW w:w="5497" w:type="dxa"/>
            <w:gridSpan w:val="2"/>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 xml:space="preserve">Type of Employment: </w:t>
            </w:r>
            <w:r w:rsidRPr="0036491A">
              <w:rPr>
                <w:rFonts w:ascii="Times New Roman" w:hAnsi="Times New Roman" w:cs="Times New Roman"/>
                <w:sz w:val="24"/>
                <w:szCs w:val="24"/>
              </w:rPr>
              <w:t>Permanent</w:t>
            </w:r>
          </w:p>
        </w:tc>
      </w:tr>
      <w:tr w:rsidR="0036491A" w:rsidRPr="0036491A" w:rsidTr="005427C1">
        <w:trPr>
          <w:trHeight w:hRule="exact" w:val="318"/>
          <w:jc w:val="center"/>
        </w:trPr>
        <w:tc>
          <w:tcPr>
            <w:tcW w:w="5303" w:type="dxa"/>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 xml:space="preserve">Job Grade: </w:t>
            </w:r>
            <w:r w:rsidRPr="0036491A">
              <w:rPr>
                <w:rFonts w:ascii="Times New Roman" w:hAnsi="Times New Roman" w:cs="Times New Roman"/>
                <w:sz w:val="24"/>
                <w:szCs w:val="24"/>
              </w:rPr>
              <w:t>6</w:t>
            </w:r>
          </w:p>
        </w:tc>
        <w:tc>
          <w:tcPr>
            <w:tcW w:w="5497" w:type="dxa"/>
            <w:gridSpan w:val="2"/>
          </w:tcPr>
          <w:p w:rsidR="005427C1" w:rsidRPr="0036491A" w:rsidRDefault="005427C1" w:rsidP="005427C1">
            <w:pPr>
              <w:pStyle w:val="NoSpacing"/>
              <w:spacing w:line="360" w:lineRule="auto"/>
              <w:rPr>
                <w:rFonts w:ascii="Times New Roman" w:hAnsi="Times New Roman" w:cs="Times New Roman"/>
                <w:sz w:val="24"/>
                <w:szCs w:val="24"/>
              </w:rPr>
            </w:pPr>
          </w:p>
        </w:tc>
      </w:tr>
      <w:tr w:rsidR="0036491A" w:rsidRPr="0036491A" w:rsidTr="005427C1">
        <w:trPr>
          <w:trHeight w:hRule="exact" w:val="363"/>
          <w:jc w:val="center"/>
        </w:trPr>
        <w:tc>
          <w:tcPr>
            <w:tcW w:w="5303" w:type="dxa"/>
            <w:tcBorders>
              <w:bottom w:val="single" w:sz="4" w:space="0" w:color="auto"/>
            </w:tcBorders>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 xml:space="preserve">Unit: </w:t>
            </w:r>
            <w:r w:rsidRPr="0036491A">
              <w:rPr>
                <w:rFonts w:ascii="Times New Roman" w:hAnsi="Times New Roman"/>
                <w:sz w:val="24"/>
                <w:szCs w:val="24"/>
              </w:rPr>
              <w:t>Branch</w:t>
            </w:r>
          </w:p>
        </w:tc>
        <w:tc>
          <w:tcPr>
            <w:tcW w:w="5497" w:type="dxa"/>
            <w:gridSpan w:val="2"/>
            <w:tcBorders>
              <w:bottom w:val="single" w:sz="4" w:space="0" w:color="auto"/>
            </w:tcBorders>
          </w:tcPr>
          <w:p w:rsidR="005427C1" w:rsidRPr="0036491A" w:rsidRDefault="005427C1" w:rsidP="005427C1">
            <w:pPr>
              <w:pStyle w:val="NoSpacing"/>
              <w:spacing w:line="360" w:lineRule="auto"/>
              <w:rPr>
                <w:rFonts w:ascii="Times New Roman" w:hAnsi="Times New Roman" w:cs="Times New Roman"/>
                <w:sz w:val="24"/>
                <w:szCs w:val="24"/>
              </w:rPr>
            </w:pPr>
            <w:r w:rsidRPr="0036491A">
              <w:rPr>
                <w:rFonts w:ascii="Times New Roman" w:hAnsi="Times New Roman" w:cs="Times New Roman"/>
                <w:b/>
                <w:sz w:val="24"/>
                <w:szCs w:val="24"/>
              </w:rPr>
              <w:t xml:space="preserve">Job Category: </w:t>
            </w:r>
            <w:r w:rsidRPr="0036491A">
              <w:rPr>
                <w:rFonts w:ascii="Times New Roman" w:hAnsi="Times New Roman" w:cs="Times New Roman"/>
                <w:bCs/>
                <w:sz w:val="24"/>
                <w:szCs w:val="24"/>
              </w:rPr>
              <w:t>Junior Level: JL</w:t>
            </w:r>
          </w:p>
        </w:tc>
      </w:tr>
      <w:tr w:rsidR="0036491A" w:rsidRPr="0036491A" w:rsidTr="005427C1">
        <w:trPr>
          <w:trHeight w:val="818"/>
          <w:jc w:val="center"/>
        </w:trPr>
        <w:tc>
          <w:tcPr>
            <w:tcW w:w="10800" w:type="dxa"/>
            <w:gridSpan w:val="3"/>
            <w:tcBorders>
              <w:bottom w:val="single" w:sz="4" w:space="0" w:color="auto"/>
            </w:tcBorders>
          </w:tcPr>
          <w:p w:rsidR="005427C1" w:rsidRPr="0036491A" w:rsidRDefault="005427C1" w:rsidP="00142F34">
            <w:pPr>
              <w:pStyle w:val="NoSpacing"/>
              <w:numPr>
                <w:ilvl w:val="0"/>
                <w:numId w:val="94"/>
              </w:numPr>
              <w:spacing w:line="360" w:lineRule="auto"/>
              <w:ind w:left="270" w:hanging="270"/>
              <w:jc w:val="both"/>
              <w:rPr>
                <w:rFonts w:ascii="Times New Roman" w:hAnsi="Times New Roman" w:cs="Times New Roman"/>
                <w:sz w:val="24"/>
                <w:szCs w:val="24"/>
              </w:rPr>
            </w:pPr>
            <w:r w:rsidRPr="0036491A">
              <w:rPr>
                <w:rFonts w:ascii="Times New Roman" w:hAnsi="Times New Roman" w:cs="Times New Roman"/>
                <w:b/>
                <w:sz w:val="24"/>
                <w:szCs w:val="24"/>
              </w:rPr>
              <w:t xml:space="preserve">Job Objective: </w:t>
            </w:r>
            <w:r w:rsidRPr="0036491A">
              <w:rPr>
                <w:rFonts w:ascii="Times New Roman" w:hAnsi="Times New Roman" w:cs="Times New Roman"/>
                <w:sz w:val="24"/>
                <w:szCs w:val="24"/>
              </w:rPr>
              <w:t xml:space="preserve">To learn the overall Banking operation activities, procedure, organizational culture and practice of the Bank so as to become professional Banker. </w:t>
            </w:r>
          </w:p>
        </w:tc>
      </w:tr>
      <w:tr w:rsidR="0036491A" w:rsidRPr="0036491A" w:rsidTr="005427C1">
        <w:trPr>
          <w:trHeight w:val="713"/>
          <w:jc w:val="center"/>
        </w:trPr>
        <w:tc>
          <w:tcPr>
            <w:tcW w:w="10800" w:type="dxa"/>
            <w:gridSpan w:val="3"/>
            <w:tcBorders>
              <w:bottom w:val="single" w:sz="4" w:space="0" w:color="auto"/>
            </w:tcBorders>
          </w:tcPr>
          <w:p w:rsidR="005427C1" w:rsidRPr="0036491A" w:rsidRDefault="005427C1" w:rsidP="00142F34">
            <w:pPr>
              <w:pStyle w:val="ListParagraph"/>
              <w:numPr>
                <w:ilvl w:val="0"/>
                <w:numId w:val="94"/>
              </w:numPr>
              <w:ind w:left="450" w:hanging="450"/>
              <w:jc w:val="both"/>
              <w:rPr>
                <w:rFonts w:ascii="Times New Roman" w:hAnsi="Times New Roman"/>
                <w:sz w:val="24"/>
                <w:szCs w:val="24"/>
              </w:rPr>
            </w:pPr>
            <w:r w:rsidRPr="0036491A">
              <w:rPr>
                <w:rFonts w:ascii="Times New Roman" w:hAnsi="Times New Roman"/>
                <w:b/>
                <w:sz w:val="24"/>
                <w:szCs w:val="24"/>
              </w:rPr>
              <w:t>Key Job Duties &amp;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Understands the basic Banking products, services and Banking operational activities;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Understands and complies with  the Bank work culture, norms, value, ethical principle and code of conduct;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Learns about how to handle the customer;</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Maintains positive relationship with customer and staff;</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Understands the customer needs, business and team objectives;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Understands the regulatory standards, Bank’s policies, procedure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Learns the compliance and operational risk controls standard of the Bank;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Learns about products, services and processes through practicing, peer learning and experience sharing;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Responds the customers queries through face-to-face, telephone etc;</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Participates in sales activity within and outside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Assists the customers in introducing and activating of alternative channels like mobile Banking, Internet Banking, CBE birr and card Banking;</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Assists in sorting, checking and stampings of bulk cheque deposit;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Assists in cash sorting, wrapping and collection at cash sorting table;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Participates in customer satisfaction survey by distributing and collecting questioners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Contacts customers to collect/activate debit cards and others alternatives channels;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Assists in documentation of daily tickets and customer’s mandate file;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val="1649"/>
          <w:jc w:val="center"/>
        </w:trPr>
        <w:tc>
          <w:tcPr>
            <w:tcW w:w="10800" w:type="dxa"/>
            <w:gridSpan w:val="3"/>
            <w:tcBorders>
              <w:bottom w:val="single" w:sz="4" w:space="0" w:color="auto"/>
            </w:tcBorders>
          </w:tcPr>
          <w:p w:rsidR="005427C1" w:rsidRPr="0036491A" w:rsidRDefault="005427C1" w:rsidP="00142F34">
            <w:pPr>
              <w:pStyle w:val="ListParagraph"/>
              <w:numPr>
                <w:ilvl w:val="0"/>
                <w:numId w:val="94"/>
              </w:numPr>
              <w:ind w:left="450" w:hanging="450"/>
              <w:jc w:val="both"/>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4F1B6F">
        <w:trPr>
          <w:trHeight w:val="6488"/>
          <w:jc w:val="center"/>
        </w:trPr>
        <w:tc>
          <w:tcPr>
            <w:tcW w:w="5608" w:type="dxa"/>
            <w:gridSpan w:val="2"/>
            <w:tcBorders>
              <w:bottom w:val="single" w:sz="4" w:space="0" w:color="auto"/>
            </w:tcBorders>
          </w:tcPr>
          <w:p w:rsidR="005427C1" w:rsidRPr="0036491A" w:rsidRDefault="005427C1" w:rsidP="00142F34">
            <w:pPr>
              <w:pStyle w:val="ListParagraph"/>
              <w:numPr>
                <w:ilvl w:val="0"/>
                <w:numId w:val="94"/>
              </w:numPr>
              <w:ind w:left="450" w:hanging="45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1"/>
                <w:numId w:val="22"/>
              </w:numPr>
              <w:ind w:left="360"/>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24"/>
              </w:numPr>
              <w:jc w:val="both"/>
              <w:rPr>
                <w:rFonts w:ascii="Times New Roman" w:hAnsi="Times New Roman"/>
                <w:b/>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5427C1" w:rsidRPr="0036491A" w:rsidRDefault="005427C1" w:rsidP="00142F34">
            <w:pPr>
              <w:pStyle w:val="ListParagraph"/>
              <w:numPr>
                <w:ilvl w:val="1"/>
                <w:numId w:val="45"/>
              </w:numPr>
              <w:shd w:val="clear" w:color="auto" w:fill="FFFFFF" w:themeFill="background1"/>
              <w:ind w:left="360"/>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Novice Level.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45"/>
              </w:numPr>
              <w:ind w:left="360"/>
              <w:jc w:val="both"/>
              <w:rPr>
                <w:rFonts w:ascii="Times New Roman" w:hAnsi="Times New Roman"/>
                <w:sz w:val="24"/>
                <w:szCs w:val="24"/>
              </w:rPr>
            </w:pPr>
            <w:r w:rsidRPr="0036491A">
              <w:rPr>
                <w:rFonts w:ascii="Times New Roman" w:hAnsi="Times New Roman"/>
                <w:b/>
                <w:bCs/>
                <w:sz w:val="24"/>
                <w:szCs w:val="24"/>
              </w:rPr>
              <w:t>Technical Competency</w:t>
            </w:r>
          </w:p>
        </w:tc>
        <w:tc>
          <w:tcPr>
            <w:tcW w:w="5192" w:type="dxa"/>
            <w:tcBorders>
              <w:bottom w:val="single" w:sz="4" w:space="0" w:color="auto"/>
            </w:tcBorders>
          </w:tcPr>
          <w:p w:rsidR="005427C1" w:rsidRPr="0036491A" w:rsidRDefault="005427C1" w:rsidP="00142F34">
            <w:pPr>
              <w:pStyle w:val="Default"/>
              <w:numPr>
                <w:ilvl w:val="0"/>
                <w:numId w:val="24"/>
              </w:numPr>
              <w:spacing w:line="360" w:lineRule="auto"/>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Zero year of experience. </w:t>
            </w:r>
          </w:p>
        </w:tc>
      </w:tr>
      <w:tr w:rsidR="0036491A" w:rsidRPr="0036491A" w:rsidTr="005427C1">
        <w:trPr>
          <w:trHeight w:hRule="exact" w:val="1364"/>
          <w:jc w:val="center"/>
        </w:trPr>
        <w:tc>
          <w:tcPr>
            <w:tcW w:w="10800" w:type="dxa"/>
            <w:gridSpan w:val="3"/>
            <w:shd w:val="clear" w:color="auto" w:fill="FFFFFF" w:themeFill="background1"/>
          </w:tcPr>
          <w:p w:rsidR="005427C1" w:rsidRPr="0036491A" w:rsidRDefault="005427C1" w:rsidP="00142F34">
            <w:pPr>
              <w:pStyle w:val="ListParagraph"/>
              <w:numPr>
                <w:ilvl w:val="0"/>
                <w:numId w:val="25"/>
              </w:numPr>
              <w:shd w:val="clear" w:color="auto" w:fill="FFFFFF"/>
              <w:tabs>
                <w:tab w:val="left" w:pos="450"/>
              </w:tabs>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4F1B6F">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 xml:space="preserve">  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4F1B6F" w:rsidRPr="0036491A" w:rsidRDefault="004F1B6F" w:rsidP="004F1B6F">
            <w:pPr>
              <w:shd w:val="clear" w:color="auto" w:fill="FFFFFF"/>
              <w:spacing w:line="240" w:lineRule="auto"/>
              <w:rPr>
                <w:rFonts w:ascii="Times New Roman" w:eastAsia="Times New Roman" w:hAnsi="Times New Roman"/>
                <w:sz w:val="24"/>
                <w:szCs w:val="24"/>
              </w:rPr>
            </w:pPr>
          </w:p>
          <w:p w:rsidR="005427C1" w:rsidRPr="0036491A" w:rsidRDefault="005427C1" w:rsidP="005427C1">
            <w:pPr>
              <w:shd w:val="clear" w:color="auto" w:fill="FFFFFF"/>
              <w:rPr>
                <w:rFonts w:ascii="Times New Roman" w:hAnsi="Times New Roman"/>
                <w:b/>
                <w:bCs/>
                <w:sz w:val="24"/>
                <w:szCs w:val="24"/>
              </w:rPr>
            </w:pPr>
            <w:r w:rsidRPr="0036491A">
              <w:rPr>
                <w:rFonts w:ascii="Times New Roman" w:hAnsi="Times New Roman"/>
                <w:b/>
                <w:sz w:val="24"/>
                <w:szCs w:val="24"/>
              </w:rPr>
              <w:t xml:space="preserve"> Name:____________________________Signature:___________________Date:__________________</w:t>
            </w:r>
          </w:p>
        </w:tc>
      </w:tr>
      <w:tr w:rsidR="0036491A" w:rsidRPr="0036491A" w:rsidTr="005427C1">
        <w:trPr>
          <w:trHeight w:val="449"/>
          <w:jc w:val="center"/>
        </w:trPr>
        <w:tc>
          <w:tcPr>
            <w:tcW w:w="10800" w:type="dxa"/>
            <w:gridSpan w:val="3"/>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142F34">
      <w:pPr>
        <w:pStyle w:val="Heading2"/>
        <w:numPr>
          <w:ilvl w:val="1"/>
          <w:numId w:val="23"/>
        </w:numPr>
        <w:spacing w:before="0" w:beforeAutospacing="0" w:after="0" w:afterAutospacing="0"/>
        <w:ind w:left="720"/>
        <w:rPr>
          <w:sz w:val="28"/>
          <w:szCs w:val="28"/>
        </w:rPr>
      </w:pPr>
      <w:bookmarkStart w:id="36" w:name="_Toc49391207"/>
      <w:r w:rsidRPr="0036491A">
        <w:rPr>
          <w:sz w:val="24"/>
          <w:szCs w:val="24"/>
        </w:rPr>
        <w:br w:type="page"/>
      </w:r>
      <w:bookmarkStart w:id="37" w:name="_Toc123199395"/>
      <w:bookmarkStart w:id="38" w:name="_Toc123284689"/>
      <w:r w:rsidRPr="0036491A">
        <w:rPr>
          <w:sz w:val="28"/>
          <w:szCs w:val="28"/>
        </w:rPr>
        <w:lastRenderedPageBreak/>
        <w:t>Branch Operatio</w:t>
      </w:r>
      <w:bookmarkEnd w:id="36"/>
      <w:r w:rsidRPr="0036491A">
        <w:rPr>
          <w:sz w:val="28"/>
          <w:szCs w:val="28"/>
        </w:rPr>
        <w:t>n Manager</w:t>
      </w:r>
      <w:bookmarkEnd w:id="37"/>
      <w:bookmarkEnd w:id="38"/>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5"/>
        <w:gridCol w:w="625"/>
        <w:gridCol w:w="5040"/>
      </w:tblGrid>
      <w:tr w:rsidR="0036491A" w:rsidRPr="0036491A" w:rsidTr="005427C1">
        <w:trPr>
          <w:trHeight w:hRule="exact" w:val="279"/>
          <w:jc w:val="center"/>
        </w:trPr>
        <w:tc>
          <w:tcPr>
            <w:tcW w:w="10800" w:type="dxa"/>
            <w:gridSpan w:val="3"/>
            <w:shd w:val="clear" w:color="auto" w:fill="auto"/>
          </w:tcPr>
          <w:p w:rsidR="005427C1" w:rsidRPr="0036491A" w:rsidRDefault="005427C1" w:rsidP="00142F34">
            <w:pPr>
              <w:pStyle w:val="ListParagraph"/>
              <w:numPr>
                <w:ilvl w:val="0"/>
                <w:numId w:val="27"/>
              </w:numPr>
              <w:ind w:hanging="270"/>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60"/>
          <w:jc w:val="center"/>
        </w:trPr>
        <w:tc>
          <w:tcPr>
            <w:tcW w:w="5135"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Title:  </w:t>
            </w:r>
            <w:r w:rsidRPr="0036491A">
              <w:rPr>
                <w:rFonts w:ascii="Times New Roman" w:hAnsi="Times New Roman"/>
                <w:sz w:val="24"/>
                <w:szCs w:val="24"/>
              </w:rPr>
              <w:t>Branch Operation Manager</w:t>
            </w:r>
          </w:p>
        </w:tc>
        <w:tc>
          <w:tcPr>
            <w:tcW w:w="5665"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60"/>
          <w:jc w:val="center"/>
        </w:trPr>
        <w:tc>
          <w:tcPr>
            <w:tcW w:w="5135"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665" w:type="dxa"/>
            <w:gridSpan w:val="2"/>
            <w:shd w:val="clear" w:color="auto" w:fill="auto"/>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Branch Manager</w:t>
            </w:r>
          </w:p>
        </w:tc>
      </w:tr>
      <w:tr w:rsidR="0036491A" w:rsidRPr="0036491A" w:rsidTr="004F1B6F">
        <w:trPr>
          <w:trHeight w:hRule="exact" w:val="1168"/>
          <w:jc w:val="center"/>
        </w:trPr>
        <w:tc>
          <w:tcPr>
            <w:tcW w:w="5135"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665" w:type="dxa"/>
            <w:gridSpan w:val="2"/>
            <w:shd w:val="clear" w:color="auto" w:fill="auto"/>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Senior Branch Banking Officer, Branch Banking Officer, Junior Officer</w:t>
            </w:r>
            <w:r w:rsidR="004F1B6F" w:rsidRPr="0036491A">
              <w:rPr>
                <w:rFonts w:ascii="Times New Roman" w:hAnsi="Times New Roman"/>
                <w:sz w:val="24"/>
                <w:szCs w:val="24"/>
              </w:rPr>
              <w:t xml:space="preserve"> I, Junior Officer II</w:t>
            </w:r>
            <w:r w:rsidRPr="0036491A">
              <w:rPr>
                <w:rFonts w:ascii="Times New Roman" w:hAnsi="Times New Roman"/>
                <w:sz w:val="24"/>
                <w:szCs w:val="24"/>
              </w:rPr>
              <w:t xml:space="preserve"> and Bank Trainee</w:t>
            </w:r>
            <w:r w:rsidR="004F1B6F" w:rsidRPr="0036491A">
              <w:rPr>
                <w:rFonts w:ascii="Times New Roman" w:hAnsi="Times New Roman"/>
                <w:sz w:val="24"/>
                <w:szCs w:val="24"/>
              </w:rPr>
              <w:t>.</w:t>
            </w:r>
          </w:p>
        </w:tc>
      </w:tr>
      <w:tr w:rsidR="0036491A" w:rsidRPr="0036491A" w:rsidTr="005427C1">
        <w:trPr>
          <w:trHeight w:hRule="exact" w:val="306"/>
          <w:jc w:val="center"/>
        </w:trPr>
        <w:tc>
          <w:tcPr>
            <w:tcW w:w="5135"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665"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60"/>
          <w:jc w:val="center"/>
        </w:trPr>
        <w:tc>
          <w:tcPr>
            <w:tcW w:w="5135"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13</w:t>
            </w:r>
          </w:p>
        </w:tc>
        <w:tc>
          <w:tcPr>
            <w:tcW w:w="5665" w:type="dxa"/>
            <w:gridSpan w:val="2"/>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26"/>
          <w:jc w:val="center"/>
        </w:trPr>
        <w:tc>
          <w:tcPr>
            <w:tcW w:w="5135"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Branch</w:t>
            </w:r>
          </w:p>
        </w:tc>
        <w:tc>
          <w:tcPr>
            <w:tcW w:w="5665"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sz w:val="24"/>
                <w:szCs w:val="24"/>
              </w:rPr>
              <w:t>Operative Level Management: OLM</w:t>
            </w:r>
          </w:p>
        </w:tc>
      </w:tr>
      <w:tr w:rsidR="0036491A" w:rsidRPr="0036491A" w:rsidTr="005427C1">
        <w:trPr>
          <w:trHeight w:hRule="exact" w:val="1152"/>
          <w:jc w:val="center"/>
        </w:trPr>
        <w:tc>
          <w:tcPr>
            <w:tcW w:w="10800" w:type="dxa"/>
            <w:gridSpan w:val="3"/>
            <w:shd w:val="clear" w:color="auto" w:fill="auto"/>
          </w:tcPr>
          <w:p w:rsidR="005427C1" w:rsidRPr="0036491A" w:rsidRDefault="005427C1" w:rsidP="00142F34">
            <w:pPr>
              <w:pStyle w:val="ListParagraph"/>
              <w:numPr>
                <w:ilvl w:val="0"/>
                <w:numId w:val="27"/>
              </w:numPr>
              <w:tabs>
                <w:tab w:val="left" w:pos="540"/>
              </w:tabs>
              <w:ind w:left="90" w:firstLine="180"/>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ensure the branch cash management, reconcile book of accounts, transaction checking and authorization and archiving documents of the branch as per the Bank’s policy, procedure, guideline and other pertinent regulation so as to achieve Banks’ vision and strategic objectives.</w:t>
            </w:r>
          </w:p>
        </w:tc>
      </w:tr>
      <w:tr w:rsidR="0036491A" w:rsidRPr="0036491A" w:rsidTr="005427C1">
        <w:trPr>
          <w:trHeight w:val="353"/>
          <w:jc w:val="center"/>
        </w:trPr>
        <w:tc>
          <w:tcPr>
            <w:tcW w:w="10800" w:type="dxa"/>
            <w:gridSpan w:val="3"/>
            <w:shd w:val="clear" w:color="auto" w:fill="auto"/>
          </w:tcPr>
          <w:p w:rsidR="005427C1" w:rsidRPr="0036491A" w:rsidRDefault="005427C1" w:rsidP="00142F34">
            <w:pPr>
              <w:pStyle w:val="ListParagraph"/>
              <w:numPr>
                <w:ilvl w:val="0"/>
                <w:numId w:val="27"/>
              </w:numPr>
              <w:tabs>
                <w:tab w:val="left" w:pos="630"/>
              </w:tabs>
              <w:ind w:hanging="180"/>
              <w:rPr>
                <w:rFonts w:ascii="Times New Roman" w:hAnsi="Times New Roman"/>
                <w:sz w:val="24"/>
                <w:szCs w:val="24"/>
              </w:rPr>
            </w:pPr>
            <w:r w:rsidRPr="0036491A">
              <w:rPr>
                <w:rFonts w:ascii="Times New Roman" w:hAnsi="Times New Roman"/>
                <w:b/>
                <w:sz w:val="24"/>
                <w:szCs w:val="24"/>
              </w:rPr>
              <w:t>Key Job Duties and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Manages the branch cash Operation;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Manages the reconciliation of book of accounts;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customer queries and complaints are properly handled;</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Facilitates efficient and high quality service to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Manages and maintain positive relationship with customer and staff;</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Promotes new and existing Banks products, service and alternative channels to the customers;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Enhances the Banks image through pro-active handle customers and maximizes their satisfaction;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all performers comply with regulatory standards, Bank’s policies, procedure, code of conduct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the fulfillment of overall tasks that have given to execute customer-focused service in the process;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Adheres strictly to compliance and operational risk controls in accordance with the Bank’s and regulatory standards, policies and practices;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tasks are completed to the agreed standards within the agreed timescales;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Countersigns on documents and transaction tickets and approve payments;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Supervises the operation activities (i.e. general ledger management, cash operations and archiving, and logistics) in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lastRenderedPageBreak/>
              <w:t>Coordinates and develops annual/quarter/monthly operational plan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all books of accounts are balanced against GL;</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reconciliation of ATM and POS transaction;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Monitors service levels against customer expectations;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Follow ups timely settlement of suspense accounts;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Handles cash vault dually and keeps confidentially the combination code of the branch vault and ATM;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Prepares and implement periodic job rotation plan for the Branch Operation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Approves payment of general expense items;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that sufficient stock of forms and stationary materials are maintained;</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Review and consolidate Branch budgets;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rectification of discrepancies reported by Manager Internal control or Internal auditors;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Creates conducive work environment;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Authorizes transactions;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Handles petty cash;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Analyzes the genuineness of expenses incurred by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Examines cash excess and cash shortage;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reconciliation, settlement of suspense accounts and produce periodic report of accounts balance;</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Overviews and checks all cash processes are properly executed and ensures compliance with all internal controls, standards and limits;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Counter signs the daily cash book;</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cash operation, balance at the half day and end of day;</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Follows up regularly the cash holding limit of the branch;</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the correctness of end of day cash closing operation;</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Identifies areas of operational risk and prepare annual operational risk assessment report of the Branch Operation team;</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Ensures clearance of negotiable instruments;</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hRule="exact" w:val="2012"/>
          <w:jc w:val="center"/>
        </w:trPr>
        <w:tc>
          <w:tcPr>
            <w:tcW w:w="10800" w:type="dxa"/>
            <w:gridSpan w:val="3"/>
            <w:shd w:val="clear" w:color="auto" w:fill="auto"/>
          </w:tcPr>
          <w:p w:rsidR="005427C1" w:rsidRPr="0036491A" w:rsidRDefault="005427C1" w:rsidP="00142F34">
            <w:pPr>
              <w:pStyle w:val="ListParagraph"/>
              <w:numPr>
                <w:ilvl w:val="0"/>
                <w:numId w:val="27"/>
              </w:numPr>
              <w:tabs>
                <w:tab w:val="left" w:pos="630"/>
              </w:tabs>
              <w:ind w:hanging="18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Strategic Initiatives</w:t>
            </w:r>
            <w:r w:rsidR="004F1B6F"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Business and financial Performance</w:t>
            </w:r>
            <w:r w:rsidR="004F1B6F"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Customer excellence</w:t>
            </w:r>
            <w:r w:rsidR="004F1B6F" w:rsidRPr="0036491A">
              <w:rPr>
                <w:rFonts w:ascii="Times New Roman" w:hAnsi="Times New Roman"/>
                <w:sz w:val="24"/>
                <w:szCs w:val="24"/>
              </w:rPr>
              <w:t>;</w:t>
            </w:r>
          </w:p>
          <w:p w:rsidR="005427C1" w:rsidRPr="0036491A" w:rsidRDefault="005427C1" w:rsidP="00142F34">
            <w:pPr>
              <w:pStyle w:val="ListParagraph"/>
              <w:numPr>
                <w:ilvl w:val="0"/>
                <w:numId w:val="77"/>
              </w:numPr>
              <w:tabs>
                <w:tab w:val="left" w:pos="697"/>
              </w:tabs>
              <w:ind w:left="697" w:hanging="270"/>
              <w:jc w:val="both"/>
              <w:rPr>
                <w:rFonts w:ascii="Times New Roman" w:hAnsi="Times New Roman"/>
                <w:sz w:val="24"/>
                <w:szCs w:val="24"/>
              </w:rPr>
            </w:pPr>
            <w:r w:rsidRPr="0036491A">
              <w:rPr>
                <w:rFonts w:ascii="Times New Roman" w:hAnsi="Times New Roman"/>
                <w:sz w:val="24"/>
                <w:szCs w:val="24"/>
              </w:rPr>
              <w:t>Process, controls, and Operational performance</w:t>
            </w:r>
            <w:r w:rsidR="004F1B6F"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26"/>
              </w:numPr>
              <w:ind w:left="720"/>
              <w:rPr>
                <w:rFonts w:ascii="Times New Roman" w:hAnsi="Times New Roman"/>
                <w:sz w:val="24"/>
                <w:szCs w:val="24"/>
              </w:rPr>
            </w:pPr>
          </w:p>
        </w:tc>
      </w:tr>
      <w:tr w:rsidR="0036491A" w:rsidRPr="0036491A" w:rsidTr="004F1B6F">
        <w:trPr>
          <w:trHeight w:val="8942"/>
          <w:jc w:val="center"/>
        </w:trPr>
        <w:tc>
          <w:tcPr>
            <w:tcW w:w="5760" w:type="dxa"/>
            <w:gridSpan w:val="2"/>
            <w:shd w:val="clear" w:color="auto" w:fill="auto"/>
          </w:tcPr>
          <w:p w:rsidR="005427C1" w:rsidRPr="0036491A" w:rsidRDefault="005427C1" w:rsidP="00142F34">
            <w:pPr>
              <w:pStyle w:val="ListParagraph"/>
              <w:numPr>
                <w:ilvl w:val="0"/>
                <w:numId w:val="27"/>
              </w:numPr>
              <w:tabs>
                <w:tab w:val="left" w:pos="630"/>
              </w:tabs>
              <w:ind w:hanging="180"/>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1"/>
                <w:numId w:val="77"/>
              </w:numPr>
              <w:tabs>
                <w:tab w:val="left" w:pos="1057"/>
              </w:tabs>
              <w:ind w:left="1057" w:hanging="180"/>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26"/>
              </w:numPr>
              <w:shd w:val="clear" w:color="auto" w:fill="FFFFFF" w:themeFill="background1"/>
              <w:tabs>
                <w:tab w:val="left" w:pos="637"/>
                <w:tab w:val="left" w:pos="907"/>
              </w:tabs>
              <w:ind w:left="877"/>
              <w:jc w:val="both"/>
              <w:rPr>
                <w:rFonts w:ascii="Times New Roman" w:hAnsi="Times New Roman"/>
                <w:b/>
                <w:sz w:val="24"/>
                <w:szCs w:val="24"/>
              </w:rPr>
            </w:pPr>
            <w:r w:rsidRPr="0036491A">
              <w:rPr>
                <w:rFonts w:ascii="Times New Roman" w:hAnsi="Times New Roman"/>
                <w:b/>
                <w:bCs/>
                <w:sz w:val="24"/>
                <w:szCs w:val="24"/>
              </w:rPr>
              <w:t>Leadership Competency at Proficiency of Intermediate Level.</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Coaches &amp; Mentors,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Deals with Conflict,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Drive for Result,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Empowers others through delegation,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Learning Agility,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Manages performance,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Operates from a strategic perspective,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Organizational awareness &amp; diplomacy,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Provides motivational support,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Manages Relationships,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Sets &amp; provides clear Direction </w:t>
            </w:r>
          </w:p>
          <w:p w:rsidR="004F1B6F" w:rsidRPr="0036491A" w:rsidRDefault="004F1B6F" w:rsidP="00142F34">
            <w:pPr>
              <w:pStyle w:val="ListParagraph"/>
              <w:numPr>
                <w:ilvl w:val="1"/>
                <w:numId w:val="26"/>
              </w:numPr>
              <w:shd w:val="clear" w:color="auto" w:fill="FFFFFF" w:themeFill="background1"/>
              <w:tabs>
                <w:tab w:val="left" w:pos="637"/>
                <w:tab w:val="left" w:pos="907"/>
              </w:tabs>
              <w:ind w:left="877"/>
              <w:jc w:val="both"/>
              <w:rPr>
                <w:rFonts w:ascii="Times New Roman" w:hAnsi="Times New Roman"/>
                <w:b/>
                <w:sz w:val="24"/>
                <w:szCs w:val="24"/>
              </w:rPr>
            </w:pPr>
            <w:r w:rsidRPr="0036491A">
              <w:rPr>
                <w:rFonts w:ascii="Times New Roman" w:hAnsi="Times New Roman"/>
                <w:b/>
                <w:sz w:val="24"/>
                <w:szCs w:val="24"/>
              </w:rPr>
              <w:t xml:space="preserve">Organizational Value Competency </w:t>
            </w:r>
            <w:r w:rsidRPr="0036491A">
              <w:rPr>
                <w:rFonts w:ascii="Times New Roman" w:hAnsi="Times New Roman"/>
                <w:b/>
                <w:bCs/>
                <w:sz w:val="24"/>
                <w:szCs w:val="24"/>
              </w:rPr>
              <w:t>at Proficiency of Intermediate Level.</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Integrity,</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Service Excellence, </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Professionalism, </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Empowerment, </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Innovative Organization, </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Teamwork,</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lastRenderedPageBreak/>
              <w:t>Respect for Diversity,</w:t>
            </w:r>
          </w:p>
          <w:p w:rsidR="004F1B6F" w:rsidRPr="0036491A" w:rsidRDefault="004F1B6F"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Corporate Citizenship,  </w:t>
            </w:r>
          </w:p>
          <w:p w:rsidR="004F1B6F" w:rsidRPr="0036491A" w:rsidRDefault="004F1B6F" w:rsidP="00142F34">
            <w:pPr>
              <w:pStyle w:val="ListParagraph"/>
              <w:numPr>
                <w:ilvl w:val="1"/>
                <w:numId w:val="26"/>
              </w:numPr>
              <w:shd w:val="clear" w:color="auto" w:fill="FFFFFF" w:themeFill="background1"/>
              <w:tabs>
                <w:tab w:val="left" w:pos="637"/>
                <w:tab w:val="left" w:pos="907"/>
              </w:tabs>
              <w:ind w:left="877"/>
              <w:jc w:val="both"/>
              <w:rPr>
                <w:rFonts w:ascii="Times New Roman" w:hAnsi="Times New Roman"/>
                <w:b/>
                <w:bCs/>
                <w:sz w:val="24"/>
                <w:szCs w:val="24"/>
              </w:rPr>
            </w:pPr>
            <w:r w:rsidRPr="0036491A">
              <w:rPr>
                <w:rFonts w:ascii="Times New Roman" w:hAnsi="Times New Roman"/>
                <w:b/>
                <w:bCs/>
                <w:sz w:val="24"/>
                <w:szCs w:val="24"/>
              </w:rPr>
              <w:t>Technical Competency</w:t>
            </w:r>
          </w:p>
          <w:p w:rsidR="004F1B6F" w:rsidRPr="0036491A" w:rsidRDefault="004F1B6F" w:rsidP="004F1B6F">
            <w:pPr>
              <w:tabs>
                <w:tab w:val="left" w:pos="697"/>
              </w:tabs>
              <w:jc w:val="both"/>
              <w:rPr>
                <w:rFonts w:ascii="Times New Roman" w:hAnsi="Times New Roman"/>
                <w:sz w:val="24"/>
                <w:szCs w:val="24"/>
              </w:rPr>
            </w:pPr>
            <w:r w:rsidRPr="0036491A">
              <w:rPr>
                <w:rFonts w:ascii="Times New Roman" w:hAnsi="Times New Roman"/>
                <w:sz w:val="24"/>
                <w:szCs w:val="24"/>
              </w:rPr>
              <w:t>Operational Risk Management (Intermediate Level), Budget Management (Intermediate Level), Internal Control (Intermediate Level), Compliance Risk Management  (Intermediate Level), Office Management (Intermediate Level), Alternative Channels (ATM, Internet Banking, Mobile Banking, etc) (Intermediate Level), Business controlling (Intermediate Level), Market &amp; Customer Understanding (Intermediate Level), International Banking Operation (Intermediate Level), Credit Risk Management (Novice Level), Risk Analysis, Assessment &amp; Reporting (Intermediate Level), Branch Operations (Intermediate Level), Cash &amp; Vault Management (Intermediate Level), Fixed Asset Management (Intermediate Level), Inventory Planning &amp; Control (Intermediate Level), Communicates Clearly (Intermediate Level), Attention to Detail (Intermediate Level), ATM Management  (Novice Level) and Branch Management (Intermediate Level).</w:t>
            </w:r>
          </w:p>
        </w:tc>
        <w:tc>
          <w:tcPr>
            <w:tcW w:w="5040" w:type="dxa"/>
            <w:shd w:val="clear" w:color="auto" w:fill="auto"/>
          </w:tcPr>
          <w:p w:rsidR="005427C1" w:rsidRPr="0036491A" w:rsidRDefault="005427C1" w:rsidP="00142F34">
            <w:pPr>
              <w:pStyle w:val="ListParagraph"/>
              <w:numPr>
                <w:ilvl w:val="0"/>
                <w:numId w:val="26"/>
              </w:numPr>
              <w:tabs>
                <w:tab w:val="left" w:pos="217"/>
                <w:tab w:val="left" w:pos="1057"/>
              </w:tabs>
              <w:ind w:hanging="1260"/>
              <w:jc w:val="both"/>
              <w:rPr>
                <w:rFonts w:ascii="Times New Roman" w:hAnsi="Times New Roman"/>
                <w:b/>
                <w:bCs/>
                <w:sz w:val="24"/>
                <w:szCs w:val="24"/>
              </w:rPr>
            </w:pPr>
            <w:r w:rsidRPr="0036491A">
              <w:rPr>
                <w:rFonts w:ascii="Times New Roman" w:hAnsi="Times New Roman"/>
                <w:b/>
                <w:bCs/>
                <w:sz w:val="24"/>
                <w:szCs w:val="24"/>
              </w:rPr>
              <w:lastRenderedPageBreak/>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Master’s Degree in Economics, Management, Accounting or other Business related fields Or B.A Degree in Economics, Management, Accounting or other Business related fields with 6/8 years of Banking experience respectively,  of which 2 years at Job Grade 12 in Banking Operation Job Family.</w:t>
            </w:r>
          </w:p>
        </w:tc>
      </w:tr>
      <w:tr w:rsidR="0036491A" w:rsidRPr="0036491A" w:rsidTr="005427C1">
        <w:trPr>
          <w:trHeight w:hRule="exact" w:val="1333"/>
          <w:jc w:val="center"/>
        </w:trPr>
        <w:tc>
          <w:tcPr>
            <w:tcW w:w="10800" w:type="dxa"/>
            <w:gridSpan w:val="3"/>
            <w:shd w:val="clear" w:color="auto" w:fill="auto"/>
          </w:tcPr>
          <w:p w:rsidR="005427C1" w:rsidRPr="0036491A" w:rsidRDefault="005427C1" w:rsidP="00142F34">
            <w:pPr>
              <w:pStyle w:val="ListParagraph"/>
              <w:numPr>
                <w:ilvl w:val="0"/>
                <w:numId w:val="28"/>
              </w:numPr>
              <w:shd w:val="clear" w:color="auto" w:fill="FFFFFF"/>
              <w:tabs>
                <w:tab w:val="left" w:pos="540"/>
              </w:tabs>
              <w:ind w:left="630" w:hanging="270"/>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5427C1">
            <w:pPr>
              <w:shd w:val="clear" w:color="auto" w:fill="FFFFFF"/>
              <w:rPr>
                <w:rFonts w:ascii="Times New Roman" w:eastAsia="Times New Roman" w:hAnsi="Times New Roman"/>
                <w:sz w:val="24"/>
                <w:szCs w:val="24"/>
              </w:rPr>
            </w:pPr>
            <w:r w:rsidRPr="0036491A">
              <w:rPr>
                <w:rFonts w:ascii="Times New Roman" w:eastAsia="Times New Roman" w:hAnsi="Times New Roman"/>
                <w:sz w:val="24"/>
                <w:szCs w:val="24"/>
              </w:rPr>
              <w:t xml:space="preserve">   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hAnsi="Times New Roman"/>
                <w:b/>
                <w:sz w:val="24"/>
                <w:szCs w:val="24"/>
              </w:rPr>
              <w:t xml:space="preserve"> Name:____________________________Signature:___________________Date:__________________</w:t>
            </w:r>
          </w:p>
        </w:tc>
      </w:tr>
      <w:tr w:rsidR="0036491A" w:rsidRPr="0036491A" w:rsidTr="005427C1">
        <w:trPr>
          <w:trHeight w:hRule="exact" w:val="3330"/>
          <w:jc w:val="center"/>
        </w:trPr>
        <w:tc>
          <w:tcPr>
            <w:tcW w:w="10800" w:type="dxa"/>
            <w:gridSpan w:val="3"/>
            <w:shd w:val="clear" w:color="auto" w:fill="auto"/>
          </w:tcPr>
          <w:p w:rsidR="005427C1" w:rsidRPr="0036491A" w:rsidRDefault="005427C1" w:rsidP="00142F34">
            <w:pPr>
              <w:pStyle w:val="ListParagraph"/>
              <w:numPr>
                <w:ilvl w:val="0"/>
                <w:numId w:val="28"/>
              </w:numPr>
              <w:shd w:val="clear" w:color="auto" w:fill="FFFFFF"/>
              <w:tabs>
                <w:tab w:val="left" w:pos="450"/>
              </w:tabs>
              <w:ind w:left="720" w:hanging="180"/>
              <w:rPr>
                <w:rFonts w:ascii="Times New Roman" w:hAnsi="Times New Roman"/>
                <w:b/>
                <w:sz w:val="24"/>
                <w:szCs w:val="24"/>
              </w:rPr>
            </w:pPr>
            <w:r w:rsidRPr="0036491A">
              <w:rPr>
                <w:rFonts w:ascii="Times New Roman" w:hAnsi="Times New Roman"/>
                <w:b/>
                <w:sz w:val="24"/>
                <w:szCs w:val="24"/>
              </w:rPr>
              <w:lastRenderedPageBreak/>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I ________________have read the above</w:t>
            </w:r>
            <w:r w:rsidRPr="0036491A">
              <w:t xml:space="preserve"> job </w:t>
            </w:r>
            <w:r w:rsidRPr="0036491A">
              <w:rPr>
                <w:rFonts w:ascii="Times New Roman" w:hAnsi="Times New Roman"/>
                <w:sz w:val="24"/>
                <w:szCs w:val="24"/>
              </w:rPr>
              <w:t xml:space="preserve">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Name:____________________________Signature:___________________Date:__________________</w:t>
            </w:r>
          </w:p>
        </w:tc>
      </w:tr>
    </w:tbl>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eastAsiaTheme="majorEastAsia" w:hAnsi="Times New Roman"/>
          <w:sz w:val="24"/>
          <w:szCs w:val="24"/>
        </w:rPr>
      </w:pPr>
      <w:r w:rsidRPr="0036491A">
        <w:rPr>
          <w:rFonts w:ascii="Times New Roman" w:hAnsi="Times New Roman"/>
          <w:sz w:val="24"/>
          <w:szCs w:val="24"/>
        </w:rPr>
        <w:br w:type="page"/>
      </w:r>
    </w:p>
    <w:p w:rsidR="005427C1" w:rsidRPr="0036491A" w:rsidRDefault="005427C1" w:rsidP="00142F34">
      <w:pPr>
        <w:pStyle w:val="Heading2"/>
        <w:numPr>
          <w:ilvl w:val="1"/>
          <w:numId w:val="31"/>
        </w:numPr>
        <w:spacing w:before="0" w:beforeAutospacing="0" w:after="0" w:afterAutospacing="0"/>
        <w:ind w:left="475" w:hanging="475"/>
        <w:rPr>
          <w:sz w:val="28"/>
          <w:szCs w:val="28"/>
        </w:rPr>
      </w:pPr>
      <w:bookmarkStart w:id="39" w:name="_Toc123199396"/>
      <w:bookmarkStart w:id="40" w:name="_Toc123284690"/>
      <w:r w:rsidRPr="0036491A">
        <w:rPr>
          <w:sz w:val="28"/>
          <w:szCs w:val="28"/>
        </w:rPr>
        <w:lastRenderedPageBreak/>
        <w:t>Senior Branch Banking Officer-Operation</w:t>
      </w:r>
      <w:bookmarkEnd w:id="39"/>
      <w:bookmarkEnd w:id="40"/>
    </w:p>
    <w:tbl>
      <w:tblPr>
        <w:tblpPr w:leftFromText="180" w:rightFromText="180" w:vertAnchor="text" w:horzAnchor="margin" w:tblpXSpec="center" w:tblpY="20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8"/>
        <w:gridCol w:w="697"/>
        <w:gridCol w:w="4865"/>
      </w:tblGrid>
      <w:tr w:rsidR="0036491A" w:rsidRPr="0036491A" w:rsidTr="00897C5D">
        <w:trPr>
          <w:trHeight w:hRule="exact" w:val="371"/>
        </w:trPr>
        <w:tc>
          <w:tcPr>
            <w:tcW w:w="10800" w:type="dxa"/>
            <w:gridSpan w:val="3"/>
            <w:shd w:val="clear" w:color="auto" w:fill="auto"/>
          </w:tcPr>
          <w:p w:rsidR="005427C1" w:rsidRPr="0036491A" w:rsidRDefault="005427C1" w:rsidP="00142F34">
            <w:pPr>
              <w:pStyle w:val="ListParagraph"/>
              <w:numPr>
                <w:ilvl w:val="0"/>
                <w:numId w:val="95"/>
              </w:numPr>
              <w:tabs>
                <w:tab w:val="left" w:pos="498"/>
              </w:tabs>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897C5D">
        <w:trPr>
          <w:trHeight w:hRule="exact" w:val="432"/>
        </w:trPr>
        <w:tc>
          <w:tcPr>
            <w:tcW w:w="5238" w:type="dxa"/>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Senior Branch Banking Officer</w:t>
            </w:r>
          </w:p>
          <w:p w:rsidR="005427C1" w:rsidRPr="0036491A" w:rsidRDefault="005427C1" w:rsidP="00897C5D">
            <w:pPr>
              <w:rPr>
                <w:rFonts w:ascii="Times New Roman" w:hAnsi="Times New Roman"/>
                <w:sz w:val="24"/>
                <w:szCs w:val="24"/>
              </w:rPr>
            </w:pPr>
          </w:p>
        </w:tc>
        <w:tc>
          <w:tcPr>
            <w:tcW w:w="5562" w:type="dxa"/>
            <w:gridSpan w:val="2"/>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897C5D">
        <w:trPr>
          <w:trHeight w:hRule="exact" w:val="299"/>
        </w:trPr>
        <w:tc>
          <w:tcPr>
            <w:tcW w:w="5238" w:type="dxa"/>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562" w:type="dxa"/>
            <w:gridSpan w:val="2"/>
            <w:shd w:val="clear" w:color="auto" w:fill="auto"/>
          </w:tcPr>
          <w:p w:rsidR="005427C1" w:rsidRPr="0036491A" w:rsidRDefault="005427C1" w:rsidP="00897C5D">
            <w:pPr>
              <w:jc w:val="both"/>
              <w:rPr>
                <w:rFonts w:ascii="Times New Roman" w:hAnsi="Times New Roman"/>
                <w:sz w:val="24"/>
                <w:szCs w:val="24"/>
              </w:rPr>
            </w:pPr>
            <w:r w:rsidRPr="0036491A">
              <w:rPr>
                <w:rFonts w:ascii="Times New Roman" w:hAnsi="Times New Roman"/>
                <w:b/>
                <w:sz w:val="24"/>
                <w:szCs w:val="24"/>
              </w:rPr>
              <w:t xml:space="preserve">Reports Directly To: </w:t>
            </w:r>
            <w:r w:rsidRPr="0036491A">
              <w:rPr>
                <w:rFonts w:ascii="Times New Roman" w:hAnsi="Times New Roman"/>
                <w:sz w:val="24"/>
                <w:szCs w:val="24"/>
              </w:rPr>
              <w:t>Branch Operation Manager</w:t>
            </w:r>
          </w:p>
        </w:tc>
      </w:tr>
      <w:tr w:rsidR="0036491A" w:rsidRPr="0036491A" w:rsidTr="00897C5D">
        <w:trPr>
          <w:trHeight w:hRule="exact" w:val="362"/>
        </w:trPr>
        <w:tc>
          <w:tcPr>
            <w:tcW w:w="5238" w:type="dxa"/>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562" w:type="dxa"/>
            <w:gridSpan w:val="2"/>
            <w:shd w:val="clear" w:color="auto" w:fill="auto"/>
          </w:tcPr>
          <w:p w:rsidR="005427C1" w:rsidRPr="0036491A" w:rsidRDefault="005427C1" w:rsidP="00897C5D">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897C5D">
        <w:trPr>
          <w:trHeight w:hRule="exact" w:val="353"/>
        </w:trPr>
        <w:tc>
          <w:tcPr>
            <w:tcW w:w="5238" w:type="dxa"/>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562" w:type="dxa"/>
            <w:gridSpan w:val="2"/>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897C5D">
        <w:trPr>
          <w:trHeight w:hRule="exact" w:val="353"/>
        </w:trPr>
        <w:tc>
          <w:tcPr>
            <w:tcW w:w="5238" w:type="dxa"/>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11</w:t>
            </w:r>
          </w:p>
        </w:tc>
        <w:tc>
          <w:tcPr>
            <w:tcW w:w="5562" w:type="dxa"/>
            <w:gridSpan w:val="2"/>
            <w:shd w:val="clear" w:color="auto" w:fill="auto"/>
          </w:tcPr>
          <w:p w:rsidR="005427C1" w:rsidRPr="0036491A" w:rsidRDefault="005427C1" w:rsidP="00897C5D">
            <w:pPr>
              <w:rPr>
                <w:rFonts w:ascii="Times New Roman" w:hAnsi="Times New Roman"/>
                <w:sz w:val="24"/>
                <w:szCs w:val="24"/>
              </w:rPr>
            </w:pPr>
          </w:p>
        </w:tc>
      </w:tr>
      <w:tr w:rsidR="0036491A" w:rsidRPr="0036491A" w:rsidTr="00897C5D">
        <w:trPr>
          <w:trHeight w:hRule="exact" w:val="432"/>
        </w:trPr>
        <w:tc>
          <w:tcPr>
            <w:tcW w:w="5238" w:type="dxa"/>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562" w:type="dxa"/>
            <w:gridSpan w:val="2"/>
            <w:shd w:val="clear" w:color="auto" w:fill="auto"/>
          </w:tcPr>
          <w:p w:rsidR="005427C1" w:rsidRPr="0036491A" w:rsidRDefault="005427C1" w:rsidP="00897C5D">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 xml:space="preserve"> Experienced  Professional: EP</w:t>
            </w:r>
          </w:p>
        </w:tc>
      </w:tr>
      <w:tr w:rsidR="0036491A" w:rsidRPr="0036491A" w:rsidTr="00897C5D">
        <w:trPr>
          <w:trHeight w:hRule="exact" w:val="2058"/>
        </w:trPr>
        <w:tc>
          <w:tcPr>
            <w:tcW w:w="10800" w:type="dxa"/>
            <w:gridSpan w:val="3"/>
            <w:shd w:val="clear" w:color="auto" w:fill="auto"/>
          </w:tcPr>
          <w:p w:rsidR="005427C1" w:rsidRPr="0036491A" w:rsidRDefault="005427C1" w:rsidP="00142F34">
            <w:pPr>
              <w:pStyle w:val="ListParagraph"/>
              <w:numPr>
                <w:ilvl w:val="0"/>
                <w:numId w:val="95"/>
              </w:numPr>
              <w:tabs>
                <w:tab w:val="left" w:pos="498"/>
              </w:tabs>
              <w:ind w:left="-90" w:firstLine="45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authorize transaction in line with the Bank's risk appetite without compromising the customer satisfaction, manage branch cash movement, handles customer’s request and provides efficient and high quality service, reconcile book of accounts, checks and control transaction and archiving documents of the branch as per the Bank’s policy, procedure, guideline and other pertinent regulation so as to achieve organizational vision and strategic objectives</w:t>
            </w:r>
          </w:p>
        </w:tc>
      </w:tr>
      <w:tr w:rsidR="0036491A" w:rsidRPr="0036491A" w:rsidTr="00897C5D">
        <w:trPr>
          <w:trHeight w:val="887"/>
        </w:trPr>
        <w:tc>
          <w:tcPr>
            <w:tcW w:w="10800" w:type="dxa"/>
            <w:gridSpan w:val="3"/>
            <w:shd w:val="clear" w:color="auto" w:fill="auto"/>
          </w:tcPr>
          <w:p w:rsidR="005427C1" w:rsidRPr="0036491A" w:rsidRDefault="005427C1" w:rsidP="00142F34">
            <w:pPr>
              <w:pStyle w:val="ListParagraph"/>
              <w:numPr>
                <w:ilvl w:val="0"/>
                <w:numId w:val="95"/>
              </w:numPr>
              <w:tabs>
                <w:tab w:val="left" w:pos="540"/>
              </w:tabs>
              <w:ind w:left="630" w:hanging="180"/>
              <w:rPr>
                <w:rFonts w:ascii="Times New Roman" w:hAnsi="Times New Roman"/>
                <w:sz w:val="24"/>
                <w:szCs w:val="24"/>
              </w:rPr>
            </w:pPr>
            <w:r w:rsidRPr="0036491A">
              <w:rPr>
                <w:rFonts w:ascii="Times New Roman" w:hAnsi="Times New Roman"/>
                <w:b/>
                <w:sz w:val="24"/>
                <w:szCs w:val="24"/>
              </w:rPr>
              <w:t>Key Job Duties and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Adheres strictly to compliance and operational risk controls in accordance with the Bank’s standards;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Approves transactions on inactive saving accounts and withdrawal without passbook as required;</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account opening and cross selling of alternative channels and services;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Checks all Branch Banking Officers cash holding limit at all time;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and authorizes all transactions as per the limit accurately and efficiently;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and confirms scanned signatures and documents;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availability of sufficient cash in all ATMs at all times;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Complies with regulatory standards, Bank’s policies, procedure, code of conduct and practices;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Enhance the Banks image through pro-active handle customers and maximizes their satisfaction;</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all adjustment transaction are properly posted;</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cash counted and sorted on the cash table is properly verified and arranged in bundles and bricks;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Keeps dual control of vault key and ATM machine;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Keeps wallet cards, coins bags and ‘Muday’ box key under his/her custodies;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insufficient cheque book record as per NBE’s directive;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the branch cash position as per the approved cash holding limit at all time;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lastRenderedPageBreak/>
              <w:t>Follows up the branch cash movement;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Participates in the resource mobilization activities;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Performs balancing of all books of accounts against General Ledger on daily basis;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Performs half day and end of day cash operation balance,  record daily movement of cash on cash book and reports any cash difference on the same date;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Reconciles the branch book of account, reconciles ATM, PoS and CBE Birr transaction on daily basis;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Keeps reconciliation documents for further reference;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Verifies cash in Branch Banking Officer boxes against amount stated  in daily cash closing sheet and recorded on the system;</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Follow ups the clearance of negotiable instruments and timely settlement;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Discharges all duties and responsibilities as indicated in the branch banking procedure;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897C5D">
        <w:trPr>
          <w:trHeight w:hRule="exact" w:val="2016"/>
        </w:trPr>
        <w:tc>
          <w:tcPr>
            <w:tcW w:w="10800" w:type="dxa"/>
            <w:gridSpan w:val="3"/>
            <w:shd w:val="clear" w:color="auto" w:fill="auto"/>
          </w:tcPr>
          <w:p w:rsidR="005427C1" w:rsidRPr="0036491A" w:rsidRDefault="005427C1" w:rsidP="00142F34">
            <w:pPr>
              <w:pStyle w:val="ListParagraph"/>
              <w:numPr>
                <w:ilvl w:val="0"/>
                <w:numId w:val="95"/>
              </w:numPr>
              <w:tabs>
                <w:tab w:val="left" w:pos="540"/>
              </w:tabs>
              <w:spacing w:line="240" w:lineRule="auto"/>
              <w:ind w:left="630" w:hanging="180"/>
              <w:rPr>
                <w:rFonts w:ascii="Times New Roman" w:hAnsi="Times New Roman"/>
                <w:sz w:val="24"/>
                <w:szCs w:val="24"/>
              </w:rPr>
            </w:pPr>
            <w:r w:rsidRPr="0036491A">
              <w:rPr>
                <w:rFonts w:ascii="Times New Roman" w:hAnsi="Times New Roman"/>
                <w:sz w:val="24"/>
                <w:szCs w:val="24"/>
              </w:rPr>
              <w:lastRenderedPageBreak/>
              <w:t xml:space="preserve"> </w:t>
            </w:r>
            <w:r w:rsidRPr="0036491A">
              <w:rPr>
                <w:rFonts w:ascii="Times New Roman" w:hAnsi="Times New Roman"/>
                <w:b/>
                <w:sz w:val="24"/>
                <w:szCs w:val="24"/>
              </w:rPr>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Strategic Initiatives</w:t>
            </w:r>
            <w:r w:rsidR="00897C5D"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Business and financial Performance</w:t>
            </w:r>
            <w:r w:rsidR="00897C5D" w:rsidRPr="0036491A">
              <w:rPr>
                <w:rFonts w:ascii="Times New Roman" w:hAnsi="Times New Roman"/>
                <w:sz w:val="24"/>
                <w:szCs w:val="24"/>
              </w:rPr>
              <w:t>;</w:t>
            </w:r>
            <w:r w:rsidRPr="0036491A">
              <w:rPr>
                <w:rFonts w:ascii="Times New Roman" w:hAnsi="Times New Roman"/>
                <w:sz w:val="24"/>
                <w:szCs w:val="24"/>
              </w:rPr>
              <w:t xml:space="preserv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Customer excellence</w:t>
            </w:r>
            <w:r w:rsidR="00897C5D" w:rsidRPr="0036491A">
              <w:rPr>
                <w:rFonts w:ascii="Times New Roman" w:hAnsi="Times New Roman"/>
                <w:sz w:val="24"/>
                <w:szCs w:val="24"/>
              </w:rPr>
              <w:t>;</w:t>
            </w:r>
          </w:p>
          <w:p w:rsidR="00897C5D" w:rsidRPr="0036491A" w:rsidRDefault="005427C1" w:rsidP="00142F34">
            <w:pPr>
              <w:pStyle w:val="ListParagraph"/>
              <w:numPr>
                <w:ilvl w:val="0"/>
                <w:numId w:val="77"/>
              </w:numPr>
              <w:tabs>
                <w:tab w:val="left" w:pos="697"/>
              </w:tabs>
              <w:spacing w:line="240" w:lineRule="auto"/>
              <w:jc w:val="both"/>
              <w:rPr>
                <w:rFonts w:ascii="Times New Roman" w:hAnsi="Times New Roman"/>
                <w:sz w:val="24"/>
                <w:szCs w:val="24"/>
              </w:rPr>
            </w:pPr>
            <w:r w:rsidRPr="0036491A">
              <w:rPr>
                <w:rFonts w:ascii="Times New Roman" w:hAnsi="Times New Roman"/>
                <w:sz w:val="24"/>
                <w:szCs w:val="24"/>
              </w:rPr>
              <w:t>Process, controls, and Operational performance</w:t>
            </w:r>
            <w:r w:rsidR="00897C5D" w:rsidRPr="0036491A">
              <w:rPr>
                <w:rFonts w:ascii="Times New Roman" w:hAnsi="Times New Roman"/>
                <w:sz w:val="24"/>
                <w:szCs w:val="24"/>
              </w:rPr>
              <w:t>.</w:t>
            </w:r>
          </w:p>
        </w:tc>
      </w:tr>
      <w:tr w:rsidR="0036491A" w:rsidRPr="0036491A" w:rsidTr="00897C5D">
        <w:trPr>
          <w:trHeight w:val="710"/>
        </w:trPr>
        <w:tc>
          <w:tcPr>
            <w:tcW w:w="5935" w:type="dxa"/>
            <w:gridSpan w:val="2"/>
            <w:shd w:val="clear" w:color="auto" w:fill="auto"/>
          </w:tcPr>
          <w:p w:rsidR="00897C5D" w:rsidRPr="0036491A" w:rsidRDefault="00897C5D" w:rsidP="00142F34">
            <w:pPr>
              <w:pStyle w:val="ListParagraph"/>
              <w:numPr>
                <w:ilvl w:val="0"/>
                <w:numId w:val="95"/>
              </w:numPr>
              <w:tabs>
                <w:tab w:val="left" w:pos="540"/>
                <w:tab w:val="left" w:pos="727"/>
                <w:tab w:val="left" w:pos="847"/>
              </w:tabs>
              <w:spacing w:line="240" w:lineRule="auto"/>
              <w:ind w:left="630" w:hanging="18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897C5D" w:rsidRPr="0036491A" w:rsidRDefault="00897C5D" w:rsidP="00142F34">
            <w:pPr>
              <w:pStyle w:val="ListParagraph"/>
              <w:numPr>
                <w:ilvl w:val="1"/>
                <w:numId w:val="30"/>
              </w:numPr>
              <w:spacing w:line="240" w:lineRule="auto"/>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897C5D" w:rsidRPr="0036491A" w:rsidRDefault="00897C5D" w:rsidP="00897C5D">
            <w:pPr>
              <w:pStyle w:val="ListParagraph"/>
              <w:numPr>
                <w:ilvl w:val="1"/>
                <w:numId w:val="1"/>
              </w:numPr>
              <w:spacing w:line="240" w:lineRule="auto"/>
              <w:ind w:left="450" w:hanging="450"/>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NA</w:t>
            </w:r>
          </w:p>
          <w:p w:rsidR="00897C5D" w:rsidRPr="0036491A" w:rsidRDefault="00897C5D" w:rsidP="00142F34">
            <w:pPr>
              <w:pStyle w:val="ListParagraph"/>
              <w:numPr>
                <w:ilvl w:val="1"/>
                <w:numId w:val="58"/>
              </w:numPr>
              <w:shd w:val="clear" w:color="auto" w:fill="FFFFFF" w:themeFill="background1"/>
              <w:spacing w:line="240" w:lineRule="auto"/>
              <w:ind w:left="450" w:hanging="450"/>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Integrity,</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Service Excellence, </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Professionalism, </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Empowerment, </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Innovative Organization, </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Teamwork,</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Respect for Diversity,</w:t>
            </w:r>
          </w:p>
          <w:p w:rsidR="00897C5D"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Corporate Citizenship,  </w:t>
            </w:r>
          </w:p>
        </w:tc>
        <w:tc>
          <w:tcPr>
            <w:tcW w:w="4865" w:type="dxa"/>
            <w:shd w:val="clear" w:color="auto" w:fill="auto"/>
          </w:tcPr>
          <w:p w:rsidR="00897C5D" w:rsidRPr="0036491A" w:rsidRDefault="00897C5D" w:rsidP="00142F34">
            <w:pPr>
              <w:pStyle w:val="Default"/>
              <w:numPr>
                <w:ilvl w:val="0"/>
                <w:numId w:val="29"/>
              </w:numPr>
              <w:spacing w:line="360" w:lineRule="auto"/>
              <w:ind w:left="257" w:hanging="257"/>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897C5D" w:rsidRPr="0036491A" w:rsidRDefault="00897C5D" w:rsidP="00897C5D">
            <w:pPr>
              <w:tabs>
                <w:tab w:val="left" w:pos="697"/>
              </w:tabs>
              <w:jc w:val="both"/>
              <w:rPr>
                <w:rFonts w:ascii="Times New Roman" w:hAnsi="Times New Roman"/>
                <w:sz w:val="24"/>
                <w:szCs w:val="24"/>
              </w:rPr>
            </w:pPr>
            <w:r w:rsidRPr="0036491A">
              <w:rPr>
                <w:rFonts w:ascii="Times New Roman" w:hAnsi="Times New Roman"/>
                <w:sz w:val="24"/>
                <w:szCs w:val="24"/>
              </w:rPr>
              <w:t>B.A Degree in Economics, Management, Accounting or other business related field; with 5 years of Banking experience of which 1 year at Job Grade 10 in Banking Operation Job Family.</w:t>
            </w:r>
          </w:p>
        </w:tc>
      </w:tr>
      <w:tr w:rsidR="0036491A" w:rsidRPr="0036491A" w:rsidTr="00897C5D">
        <w:trPr>
          <w:trHeight w:val="8207"/>
        </w:trPr>
        <w:tc>
          <w:tcPr>
            <w:tcW w:w="5935" w:type="dxa"/>
            <w:gridSpan w:val="2"/>
            <w:shd w:val="clear" w:color="auto" w:fill="auto"/>
          </w:tcPr>
          <w:p w:rsidR="00897C5D" w:rsidRPr="0036491A" w:rsidRDefault="00897C5D" w:rsidP="00142F34">
            <w:pPr>
              <w:pStyle w:val="ListParagraph"/>
              <w:numPr>
                <w:ilvl w:val="1"/>
                <w:numId w:val="58"/>
              </w:numPr>
              <w:shd w:val="clear" w:color="auto" w:fill="FFFFFF" w:themeFill="background1"/>
              <w:spacing w:line="240" w:lineRule="auto"/>
              <w:ind w:left="450" w:hanging="450"/>
              <w:jc w:val="both"/>
              <w:rPr>
                <w:rFonts w:ascii="Times New Roman" w:hAnsi="Times New Roman"/>
                <w:sz w:val="24"/>
                <w:szCs w:val="24"/>
              </w:rPr>
            </w:pPr>
            <w:r w:rsidRPr="0036491A">
              <w:rPr>
                <w:rFonts w:ascii="Times New Roman" w:hAnsi="Times New Roman"/>
                <w:b/>
                <w:bCs/>
                <w:sz w:val="24"/>
                <w:szCs w:val="24"/>
              </w:rPr>
              <w:lastRenderedPageBreak/>
              <w:t>Technical Competency</w:t>
            </w:r>
          </w:p>
          <w:p w:rsidR="00897C5D" w:rsidRPr="0036491A" w:rsidRDefault="00897C5D" w:rsidP="00897C5D">
            <w:pPr>
              <w:tabs>
                <w:tab w:val="left" w:pos="697"/>
              </w:tabs>
              <w:jc w:val="both"/>
              <w:rPr>
                <w:rFonts w:ascii="Times New Roman" w:hAnsi="Times New Roman"/>
                <w:sz w:val="24"/>
                <w:szCs w:val="24"/>
              </w:rPr>
            </w:pPr>
            <w:r w:rsidRPr="0036491A">
              <w:rPr>
                <w:rFonts w:ascii="Times New Roman" w:hAnsi="Times New Roman"/>
                <w:sz w:val="24"/>
                <w:szCs w:val="24"/>
              </w:rPr>
              <w:t>Banking Operations (Intermediate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(Intermediate Level), Interest Free Banking (Intermediate Level), Marketing &amp; Sales (Novice Level), Temenos Core Banking Application (Intermediate Level), Financial Accounting (Intermediate Level), Financial Transaction Recording and Documentation (Intermediate Level), Knowledge of Anti-Money Laundering Laws (Intermediate Level), Cash &amp; Vault Management (Intermediate Level),  Industry &amp; Product Knowledge (Intermediate Level), Fixed Asset Management (Intermediate Level), Customer Experience (Novice Level), Attention to Detail (Intermediate Level) and ATM Management (Novice Level).</w:t>
            </w:r>
          </w:p>
        </w:tc>
        <w:tc>
          <w:tcPr>
            <w:tcW w:w="4865" w:type="dxa"/>
            <w:shd w:val="clear" w:color="auto" w:fill="auto"/>
          </w:tcPr>
          <w:p w:rsidR="00897C5D" w:rsidRPr="0036491A" w:rsidRDefault="00897C5D" w:rsidP="00897C5D">
            <w:pPr>
              <w:tabs>
                <w:tab w:val="left" w:pos="697"/>
              </w:tabs>
              <w:jc w:val="both"/>
              <w:rPr>
                <w:rFonts w:ascii="Times New Roman" w:hAnsi="Times New Roman"/>
                <w:sz w:val="24"/>
                <w:szCs w:val="24"/>
              </w:rPr>
            </w:pPr>
          </w:p>
        </w:tc>
      </w:tr>
      <w:tr w:rsidR="0036491A" w:rsidRPr="0036491A" w:rsidTr="00897C5D">
        <w:trPr>
          <w:trHeight w:hRule="exact" w:val="1162"/>
        </w:trPr>
        <w:tc>
          <w:tcPr>
            <w:tcW w:w="10800" w:type="dxa"/>
            <w:gridSpan w:val="3"/>
            <w:shd w:val="clear" w:color="auto" w:fill="auto"/>
          </w:tcPr>
          <w:p w:rsidR="005427C1" w:rsidRPr="0036491A" w:rsidRDefault="005427C1" w:rsidP="00142F34">
            <w:pPr>
              <w:pStyle w:val="ListParagraph"/>
              <w:numPr>
                <w:ilvl w:val="0"/>
                <w:numId w:val="95"/>
              </w:numPr>
              <w:tabs>
                <w:tab w:val="left" w:pos="540"/>
              </w:tabs>
              <w:spacing w:line="240" w:lineRule="auto"/>
              <w:ind w:left="630" w:hanging="180"/>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897C5D">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 xml:space="preserve"> 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897C5D" w:rsidRPr="0036491A" w:rsidRDefault="00897C5D" w:rsidP="00897C5D">
            <w:pPr>
              <w:shd w:val="clear" w:color="auto" w:fill="FFFFFF"/>
              <w:spacing w:line="240" w:lineRule="auto"/>
              <w:rPr>
                <w:rFonts w:ascii="Times New Roman" w:eastAsia="Times New Roman" w:hAnsi="Times New Roman"/>
                <w:sz w:val="24"/>
                <w:szCs w:val="24"/>
              </w:rPr>
            </w:pPr>
          </w:p>
          <w:p w:rsidR="005427C1" w:rsidRPr="0036491A" w:rsidRDefault="005427C1" w:rsidP="00897C5D">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p w:rsidR="005427C1" w:rsidRPr="0036491A" w:rsidRDefault="005427C1" w:rsidP="00897C5D">
            <w:pPr>
              <w:shd w:val="clear" w:color="auto" w:fill="FFFFFF"/>
              <w:rPr>
                <w:rFonts w:ascii="Times New Roman" w:eastAsia="Times New Roman" w:hAnsi="Times New Roman"/>
                <w:sz w:val="24"/>
                <w:szCs w:val="24"/>
              </w:rPr>
            </w:pPr>
          </w:p>
          <w:p w:rsidR="005427C1" w:rsidRPr="0036491A" w:rsidRDefault="005427C1" w:rsidP="00897C5D">
            <w:pPr>
              <w:shd w:val="clear" w:color="auto" w:fill="FFFFFF"/>
              <w:rPr>
                <w:rFonts w:ascii="Times New Roman" w:eastAsia="Times New Roman" w:hAnsi="Times New Roman"/>
                <w:sz w:val="24"/>
                <w:szCs w:val="24"/>
              </w:rPr>
            </w:pPr>
          </w:p>
          <w:p w:rsidR="005427C1" w:rsidRPr="0036491A" w:rsidRDefault="005427C1" w:rsidP="00897C5D">
            <w:pPr>
              <w:shd w:val="clear" w:color="auto" w:fill="FFFFFF"/>
              <w:rPr>
                <w:rFonts w:ascii="Times New Roman" w:eastAsia="Times New Roman" w:hAnsi="Times New Roman"/>
                <w:sz w:val="24"/>
                <w:szCs w:val="24"/>
              </w:rPr>
            </w:pPr>
          </w:p>
          <w:p w:rsidR="005427C1" w:rsidRPr="0036491A" w:rsidRDefault="005427C1" w:rsidP="00897C5D">
            <w:pPr>
              <w:shd w:val="clear" w:color="auto" w:fill="FFFFFF"/>
              <w:rPr>
                <w:rFonts w:ascii="Times New Roman" w:eastAsia="Times New Roman" w:hAnsi="Times New Roman"/>
                <w:b/>
                <w:sz w:val="24"/>
                <w:szCs w:val="24"/>
              </w:rPr>
            </w:pPr>
          </w:p>
        </w:tc>
      </w:tr>
      <w:tr w:rsidR="0036491A" w:rsidRPr="0036491A" w:rsidTr="00897C5D">
        <w:trPr>
          <w:trHeight w:val="449"/>
        </w:trPr>
        <w:tc>
          <w:tcPr>
            <w:tcW w:w="10800" w:type="dxa"/>
            <w:gridSpan w:val="3"/>
            <w:shd w:val="clear" w:color="auto" w:fill="auto"/>
          </w:tcPr>
          <w:p w:rsidR="005427C1" w:rsidRPr="0036491A" w:rsidRDefault="005427C1" w:rsidP="00142F34">
            <w:pPr>
              <w:pStyle w:val="ListParagraph"/>
              <w:numPr>
                <w:ilvl w:val="0"/>
                <w:numId w:val="95"/>
              </w:numPr>
              <w:tabs>
                <w:tab w:val="left" w:pos="540"/>
              </w:tabs>
              <w:ind w:left="630" w:hanging="180"/>
              <w:rPr>
                <w:rFonts w:ascii="Times New Roman" w:hAnsi="Times New Roman"/>
                <w:b/>
                <w:sz w:val="24"/>
                <w:szCs w:val="24"/>
              </w:rPr>
            </w:pPr>
            <w:r w:rsidRPr="0036491A">
              <w:rPr>
                <w:rFonts w:ascii="Times New Roman" w:hAnsi="Times New Roman"/>
                <w:b/>
                <w:sz w:val="24"/>
                <w:szCs w:val="24"/>
              </w:rPr>
              <w:t xml:space="preserve"> Statement/Employee Acknowledgment/</w:t>
            </w:r>
          </w:p>
          <w:p w:rsidR="005427C1" w:rsidRPr="0036491A" w:rsidRDefault="005427C1" w:rsidP="00897C5D">
            <w:pPr>
              <w:shd w:val="clear" w:color="auto" w:fill="FFFFFF" w:themeFill="background1"/>
              <w:jc w:val="both"/>
              <w:rPr>
                <w:rFonts w:ascii="Times New Roman" w:hAnsi="Times New Roman"/>
                <w:sz w:val="24"/>
                <w:szCs w:val="24"/>
              </w:rPr>
            </w:pPr>
            <w:r w:rsidRPr="0036491A">
              <w:rPr>
                <w:rFonts w:ascii="Times New Roman" w:hAnsi="Times New Roman"/>
                <w:sz w:val="24"/>
                <w:szCs w:val="24"/>
              </w:rPr>
              <w:t>I ________________have read the above</w:t>
            </w:r>
            <w:r w:rsidRPr="0036491A">
              <w:t xml:space="preserve"> job </w:t>
            </w:r>
            <w:r w:rsidRPr="0036491A">
              <w:rPr>
                <w:rFonts w:ascii="Times New Roman" w:hAnsi="Times New Roman"/>
                <w:sz w:val="24"/>
                <w:szCs w:val="24"/>
              </w:rPr>
              <w:t xml:space="preserve">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897C5D">
            <w:pPr>
              <w:shd w:val="clear" w:color="auto" w:fill="FFFFFF"/>
              <w:rPr>
                <w:rFonts w:ascii="Times New Roman" w:hAnsi="Times New Roman"/>
                <w:b/>
                <w:sz w:val="24"/>
                <w:szCs w:val="24"/>
              </w:rPr>
            </w:pPr>
            <w:r w:rsidRPr="0036491A">
              <w:rPr>
                <w:rFonts w:ascii="Times New Roman" w:eastAsia="Times New Roman" w:hAnsi="Times New Roman"/>
                <w:b/>
                <w:sz w:val="24"/>
                <w:szCs w:val="24"/>
              </w:rPr>
              <w:t>Name:____________________________Signature:___________________Date:__________________</w:t>
            </w:r>
          </w:p>
        </w:tc>
      </w:tr>
    </w:tbl>
    <w:p w:rsidR="005427C1" w:rsidRPr="0036491A" w:rsidRDefault="005427C1" w:rsidP="005427C1">
      <w:pPr>
        <w:rPr>
          <w:rFonts w:ascii="Times New Roman" w:hAnsi="Times New Roman"/>
          <w:sz w:val="24"/>
          <w:szCs w:val="24"/>
        </w:rPr>
      </w:pPr>
    </w:p>
    <w:p w:rsidR="005427C1" w:rsidRPr="0036491A" w:rsidRDefault="005427C1" w:rsidP="00142F34">
      <w:pPr>
        <w:pStyle w:val="Heading2"/>
        <w:numPr>
          <w:ilvl w:val="1"/>
          <w:numId w:val="31"/>
        </w:numPr>
        <w:spacing w:before="0" w:beforeAutospacing="0" w:after="0" w:afterAutospacing="0"/>
        <w:ind w:left="475" w:hanging="475"/>
        <w:rPr>
          <w:sz w:val="28"/>
          <w:szCs w:val="28"/>
        </w:rPr>
      </w:pPr>
      <w:r w:rsidRPr="0036491A">
        <w:rPr>
          <w:sz w:val="24"/>
          <w:szCs w:val="24"/>
        </w:rPr>
        <w:br w:type="page"/>
      </w:r>
      <w:bookmarkStart w:id="41" w:name="_Toc123199397"/>
      <w:bookmarkStart w:id="42" w:name="_Toc123284691"/>
      <w:r w:rsidRPr="0036491A">
        <w:rPr>
          <w:sz w:val="28"/>
          <w:szCs w:val="28"/>
        </w:rPr>
        <w:lastRenderedPageBreak/>
        <w:t>Branch Banking Officer (Front)</w:t>
      </w:r>
      <w:bookmarkEnd w:id="41"/>
      <w:bookmarkEnd w:id="42"/>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0"/>
        <w:gridCol w:w="1089"/>
        <w:gridCol w:w="4901"/>
      </w:tblGrid>
      <w:tr w:rsidR="0036491A" w:rsidRPr="0036491A" w:rsidTr="005427C1">
        <w:trPr>
          <w:trHeight w:hRule="exact" w:val="281"/>
          <w:jc w:val="center"/>
        </w:trPr>
        <w:tc>
          <w:tcPr>
            <w:tcW w:w="10800" w:type="dxa"/>
            <w:gridSpan w:val="3"/>
          </w:tcPr>
          <w:p w:rsidR="005427C1" w:rsidRPr="0036491A" w:rsidRDefault="005427C1" w:rsidP="00142F34">
            <w:pPr>
              <w:pStyle w:val="ListParagraph"/>
              <w:numPr>
                <w:ilvl w:val="0"/>
                <w:numId w:val="56"/>
              </w:numPr>
              <w:tabs>
                <w:tab w:val="left" w:pos="570"/>
              </w:tabs>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58"/>
          <w:jc w:val="center"/>
        </w:trPr>
        <w:tc>
          <w:tcPr>
            <w:tcW w:w="481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Branch Banking Officer</w:t>
            </w:r>
          </w:p>
        </w:tc>
        <w:tc>
          <w:tcPr>
            <w:tcW w:w="5990"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49"/>
          <w:jc w:val="center"/>
        </w:trPr>
        <w:tc>
          <w:tcPr>
            <w:tcW w:w="481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990" w:type="dxa"/>
            <w:gridSpan w:val="2"/>
          </w:tcPr>
          <w:p w:rsidR="005427C1" w:rsidRPr="0036491A" w:rsidRDefault="005427C1" w:rsidP="005427C1">
            <w:pPr>
              <w:jc w:val="both"/>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Branch Operation Manager</w:t>
            </w:r>
          </w:p>
        </w:tc>
      </w:tr>
      <w:tr w:rsidR="0036491A" w:rsidRPr="0036491A" w:rsidTr="005427C1">
        <w:trPr>
          <w:trHeight w:hRule="exact" w:val="358"/>
          <w:jc w:val="center"/>
        </w:trPr>
        <w:tc>
          <w:tcPr>
            <w:tcW w:w="4810" w:type="dxa"/>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990" w:type="dxa"/>
            <w:gridSpan w:val="2"/>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tc>
      </w:tr>
      <w:tr w:rsidR="0036491A" w:rsidRPr="0036491A" w:rsidTr="005427C1">
        <w:trPr>
          <w:trHeight w:hRule="exact" w:val="367"/>
          <w:jc w:val="center"/>
        </w:trPr>
        <w:tc>
          <w:tcPr>
            <w:tcW w:w="481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990"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58"/>
          <w:jc w:val="center"/>
        </w:trPr>
        <w:tc>
          <w:tcPr>
            <w:tcW w:w="4810"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9</w:t>
            </w:r>
          </w:p>
        </w:tc>
        <w:tc>
          <w:tcPr>
            <w:tcW w:w="5990" w:type="dxa"/>
            <w:gridSpan w:val="2"/>
          </w:tcPr>
          <w:p w:rsidR="005427C1" w:rsidRPr="0036491A" w:rsidRDefault="005427C1" w:rsidP="005427C1">
            <w:pPr>
              <w:rPr>
                <w:rFonts w:ascii="Times New Roman" w:hAnsi="Times New Roman"/>
                <w:sz w:val="24"/>
                <w:szCs w:val="24"/>
              </w:rPr>
            </w:pPr>
          </w:p>
        </w:tc>
      </w:tr>
      <w:tr w:rsidR="0036491A" w:rsidRPr="0036491A" w:rsidTr="005427C1">
        <w:trPr>
          <w:trHeight w:hRule="exact" w:val="349"/>
          <w:jc w:val="center"/>
        </w:trPr>
        <w:tc>
          <w:tcPr>
            <w:tcW w:w="4810" w:type="dxa"/>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990" w:type="dxa"/>
            <w:gridSpan w:val="2"/>
            <w:tcBorders>
              <w:bottom w:val="single" w:sz="4" w:space="0" w:color="auto"/>
            </w:tcBorders>
          </w:tcPr>
          <w:p w:rsidR="005427C1" w:rsidRPr="0036491A" w:rsidRDefault="005427C1" w:rsidP="005427C1">
            <w:pPr>
              <w:rPr>
                <w:rFonts w:ascii="Times New Roman" w:eastAsia="Times New Roman" w:hAnsi="Times New Roman"/>
                <w:b/>
                <w:bCs/>
                <w:sz w:val="24"/>
                <w:szCs w:val="24"/>
              </w:rPr>
            </w:pPr>
            <w:r w:rsidRPr="0036491A">
              <w:rPr>
                <w:rFonts w:ascii="Times New Roman" w:hAnsi="Times New Roman"/>
                <w:b/>
                <w:sz w:val="24"/>
                <w:szCs w:val="24"/>
              </w:rPr>
              <w:t xml:space="preserve">Job Category: </w:t>
            </w:r>
            <w:r w:rsidRPr="0036491A">
              <w:rPr>
                <w:rFonts w:ascii="Times New Roman" w:eastAsia="Times New Roman" w:hAnsi="Times New Roman"/>
                <w:bCs/>
                <w:sz w:val="24"/>
                <w:szCs w:val="24"/>
              </w:rPr>
              <w:t xml:space="preserve"> Professional: P</w:t>
            </w:r>
          </w:p>
        </w:tc>
      </w:tr>
      <w:tr w:rsidR="0036491A" w:rsidRPr="0036491A" w:rsidTr="005427C1">
        <w:trPr>
          <w:trHeight w:val="671"/>
          <w:jc w:val="center"/>
        </w:trPr>
        <w:tc>
          <w:tcPr>
            <w:tcW w:w="10800" w:type="dxa"/>
            <w:gridSpan w:val="3"/>
            <w:tcBorders>
              <w:bottom w:val="single" w:sz="4" w:space="0" w:color="auto"/>
            </w:tcBorders>
          </w:tcPr>
          <w:p w:rsidR="005427C1" w:rsidRPr="0036491A" w:rsidRDefault="005427C1" w:rsidP="00142F34">
            <w:pPr>
              <w:pStyle w:val="ListParagraph"/>
              <w:numPr>
                <w:ilvl w:val="0"/>
                <w:numId w:val="56"/>
              </w:numPr>
              <w:tabs>
                <w:tab w:val="left" w:pos="630"/>
                <w:tab w:val="left" w:pos="720"/>
              </w:tabs>
              <w:ind w:left="-90" w:firstLine="45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 xml:space="preserve"> To promote Bank products and services, attend customers request and provides efficient and high quality service to customers, checks and control transaction and archiving documents of the branch as per the Bank’s policy, procedure, guideline and other pertinent regulation so as to achieve organizational vision and strategic objectives.</w:t>
            </w:r>
          </w:p>
        </w:tc>
      </w:tr>
      <w:tr w:rsidR="0036491A" w:rsidRPr="0036491A" w:rsidTr="005427C1">
        <w:trPr>
          <w:trHeight w:val="1247"/>
          <w:jc w:val="center"/>
        </w:trPr>
        <w:tc>
          <w:tcPr>
            <w:tcW w:w="10800" w:type="dxa"/>
            <w:gridSpan w:val="3"/>
            <w:tcBorders>
              <w:bottom w:val="single" w:sz="4" w:space="0" w:color="auto"/>
            </w:tcBorders>
          </w:tcPr>
          <w:p w:rsidR="005427C1" w:rsidRPr="0036491A" w:rsidRDefault="005427C1" w:rsidP="00142F34">
            <w:pPr>
              <w:pStyle w:val="ListParagraph"/>
              <w:numPr>
                <w:ilvl w:val="0"/>
                <w:numId w:val="56"/>
              </w:numPr>
              <w:tabs>
                <w:tab w:val="left" w:pos="270"/>
                <w:tab w:val="left" w:pos="570"/>
              </w:tabs>
              <w:rPr>
                <w:rFonts w:ascii="Times New Roman" w:hAnsi="Times New Roman"/>
                <w:sz w:val="24"/>
                <w:szCs w:val="24"/>
              </w:rPr>
            </w:pPr>
            <w:r w:rsidRPr="0036491A">
              <w:rPr>
                <w:rFonts w:ascii="Times New Roman" w:hAnsi="Times New Roman"/>
                <w:b/>
                <w:sz w:val="24"/>
                <w:szCs w:val="24"/>
              </w:rPr>
              <w:t>Key Job Duties &amp; Responsibilities:</w:t>
            </w:r>
            <w:r w:rsidRPr="0036491A">
              <w:rPr>
                <w:rFonts w:ascii="Times New Roman" w:hAnsi="Times New Roman"/>
                <w:sz w:val="24"/>
                <w:szCs w:val="24"/>
              </w:rPr>
              <w:t xml:space="preserve"> The job holder’s responsibilities include, but are not limited to: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Attends customer at front properly with due respect;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Delivers efficient and high quality service to customers;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Complies with regulatory standards, Bank’s policies, procedure, code of conduct and practices;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Countersigns on documents and transaction tickets;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all adjustment transaction are properly posted;</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Identifies, verifies and scans customers’ and authorized staffs’ signatures;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Processes cash and non- cash transactions;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cash holding position at all time;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Promotes and cross sell the Bank's products, service and alternative channels to the customers;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Discharge all duties and responsibilities as dictated in the branch Banking procedure;</w:t>
            </w:r>
          </w:p>
          <w:p w:rsidR="005427C1" w:rsidRPr="0036491A" w:rsidRDefault="005427C1" w:rsidP="00142F34">
            <w:pPr>
              <w:pStyle w:val="ListParagraph"/>
              <w:numPr>
                <w:ilvl w:val="0"/>
                <w:numId w:val="77"/>
              </w:numPr>
              <w:tabs>
                <w:tab w:val="left" w:pos="697"/>
              </w:tabs>
              <w:jc w:val="both"/>
              <w:rPr>
                <w:rFonts w:ascii="Times New Roman" w:hAnsi="Times New Roman"/>
                <w:b/>
                <w:sz w:val="24"/>
                <w:szCs w:val="24"/>
              </w:rPr>
            </w:pPr>
            <w:r w:rsidRPr="0036491A">
              <w:rPr>
                <w:rFonts w:ascii="Times New Roman" w:hAnsi="Times New Roman"/>
                <w:sz w:val="24"/>
                <w:szCs w:val="24"/>
              </w:rPr>
              <w:t>Perform other assigned duties.</w:t>
            </w:r>
          </w:p>
        </w:tc>
      </w:tr>
      <w:tr w:rsidR="0036491A" w:rsidRPr="0036491A" w:rsidTr="005427C1">
        <w:trPr>
          <w:trHeight w:val="260"/>
          <w:jc w:val="center"/>
        </w:trPr>
        <w:tc>
          <w:tcPr>
            <w:tcW w:w="10800" w:type="dxa"/>
            <w:gridSpan w:val="3"/>
            <w:tcBorders>
              <w:bottom w:val="single" w:sz="4" w:space="0" w:color="auto"/>
            </w:tcBorders>
          </w:tcPr>
          <w:p w:rsidR="005427C1" w:rsidRPr="0036491A" w:rsidRDefault="005427C1" w:rsidP="00142F34">
            <w:pPr>
              <w:pStyle w:val="ListParagraph"/>
              <w:numPr>
                <w:ilvl w:val="0"/>
                <w:numId w:val="56"/>
              </w:numPr>
              <w:tabs>
                <w:tab w:val="left" w:pos="270"/>
                <w:tab w:val="left" w:pos="570"/>
              </w:tabs>
              <w:ind w:left="450" w:hanging="180"/>
              <w:rPr>
                <w:rFonts w:ascii="Times New Roman" w:hAnsi="Times New Roman"/>
                <w:sz w:val="24"/>
                <w:szCs w:val="24"/>
              </w:rPr>
            </w:pPr>
            <w:r w:rsidRPr="0036491A">
              <w:rPr>
                <w:rFonts w:ascii="Times New Roman" w:hAnsi="Times New Roman"/>
                <w:b/>
                <w:sz w:val="24"/>
                <w:szCs w:val="24"/>
              </w:rPr>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Process, controls, and Operational performance;</w:t>
            </w:r>
          </w:p>
          <w:p w:rsidR="005427C1" w:rsidRPr="0036491A" w:rsidRDefault="005427C1" w:rsidP="005427C1">
            <w:pPr>
              <w:ind w:left="360"/>
              <w:jc w:val="both"/>
              <w:rPr>
                <w:rFonts w:ascii="Times New Roman" w:hAnsi="Times New Roman"/>
                <w:sz w:val="24"/>
                <w:szCs w:val="24"/>
              </w:rPr>
            </w:pPr>
          </w:p>
        </w:tc>
      </w:tr>
      <w:tr w:rsidR="0036491A" w:rsidRPr="0036491A" w:rsidTr="00897C5D">
        <w:trPr>
          <w:trHeight w:val="8770"/>
          <w:jc w:val="center"/>
        </w:trPr>
        <w:tc>
          <w:tcPr>
            <w:tcW w:w="5899" w:type="dxa"/>
            <w:gridSpan w:val="2"/>
            <w:shd w:val="clear" w:color="auto" w:fill="FFFFFF" w:themeFill="background1"/>
          </w:tcPr>
          <w:p w:rsidR="005427C1" w:rsidRPr="0036491A" w:rsidRDefault="005427C1" w:rsidP="00897C5D">
            <w:pPr>
              <w:ind w:left="342" w:hanging="342"/>
              <w:jc w:val="both"/>
              <w:rPr>
                <w:rFonts w:ascii="Times New Roman" w:hAnsi="Times New Roman"/>
                <w:b/>
                <w:bCs/>
                <w:sz w:val="24"/>
                <w:szCs w:val="24"/>
              </w:rPr>
            </w:pPr>
            <w:r w:rsidRPr="0036491A">
              <w:rPr>
                <w:rFonts w:ascii="Times New Roman" w:hAnsi="Times New Roman"/>
                <w:b/>
                <w:bCs/>
                <w:sz w:val="24"/>
                <w:szCs w:val="24"/>
              </w:rPr>
              <w:lastRenderedPageBreak/>
              <w:t xml:space="preserve">V. Summary of Key Competency, Educational and Professional Requirements: </w:t>
            </w:r>
          </w:p>
          <w:p w:rsidR="005427C1" w:rsidRPr="0036491A" w:rsidRDefault="005427C1" w:rsidP="00142F34">
            <w:pPr>
              <w:pStyle w:val="Default"/>
              <w:numPr>
                <w:ilvl w:val="0"/>
                <w:numId w:val="57"/>
              </w:numPr>
              <w:spacing w:line="360" w:lineRule="auto"/>
              <w:jc w:val="both"/>
              <w:rPr>
                <w:rFonts w:ascii="Times New Roman" w:hAnsi="Times New Roman"/>
                <w:b/>
                <w:color w:val="auto"/>
              </w:rPr>
            </w:pPr>
            <w:r w:rsidRPr="0036491A">
              <w:rPr>
                <w:rFonts w:ascii="Times New Roman" w:hAnsi="Times New Roman"/>
                <w:b/>
                <w:bCs/>
                <w:color w:val="auto"/>
              </w:rPr>
              <w:t>Summary of Key Competency Requirements</w:t>
            </w:r>
          </w:p>
          <w:p w:rsidR="005427C1" w:rsidRPr="0036491A" w:rsidRDefault="005427C1" w:rsidP="00142F34">
            <w:pPr>
              <w:pStyle w:val="ListParagraph"/>
              <w:numPr>
                <w:ilvl w:val="1"/>
                <w:numId w:val="57"/>
              </w:numPr>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xml:space="preserve"> NA</w:t>
            </w:r>
          </w:p>
          <w:p w:rsidR="005427C1" w:rsidRPr="0036491A" w:rsidRDefault="005427C1" w:rsidP="00142F34">
            <w:pPr>
              <w:pStyle w:val="ListParagraph"/>
              <w:numPr>
                <w:ilvl w:val="1"/>
                <w:numId w:val="57"/>
              </w:numPr>
              <w:shd w:val="clear" w:color="auto" w:fill="FFFFFF" w:themeFill="background1"/>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Intermediate Level.</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Corporate Citizenship,  </w:t>
            </w:r>
          </w:p>
          <w:p w:rsidR="00897C5D" w:rsidRPr="0036491A" w:rsidRDefault="00897C5D" w:rsidP="00142F34">
            <w:pPr>
              <w:pStyle w:val="ListParagraph"/>
              <w:numPr>
                <w:ilvl w:val="1"/>
                <w:numId w:val="57"/>
              </w:numPr>
              <w:jc w:val="both"/>
              <w:rPr>
                <w:rFonts w:ascii="Times New Roman" w:hAnsi="Times New Roman"/>
                <w:b/>
                <w:bCs/>
                <w:sz w:val="24"/>
                <w:szCs w:val="24"/>
              </w:rPr>
            </w:pPr>
            <w:r w:rsidRPr="0036491A">
              <w:rPr>
                <w:rFonts w:ascii="Times New Roman" w:hAnsi="Times New Roman"/>
                <w:b/>
                <w:bCs/>
                <w:sz w:val="24"/>
                <w:szCs w:val="24"/>
              </w:rPr>
              <w:t>Technical Competency</w:t>
            </w:r>
          </w:p>
          <w:p w:rsidR="00897C5D" w:rsidRPr="0036491A" w:rsidRDefault="00897C5D" w:rsidP="00897C5D">
            <w:pPr>
              <w:tabs>
                <w:tab w:val="left" w:pos="697"/>
              </w:tabs>
              <w:jc w:val="both"/>
              <w:rPr>
                <w:rFonts w:ascii="Times New Roman" w:hAnsi="Times New Roman"/>
                <w:sz w:val="24"/>
                <w:szCs w:val="24"/>
              </w:rPr>
            </w:pPr>
            <w:r w:rsidRPr="0036491A">
              <w:rPr>
                <w:rFonts w:ascii="Times New Roman" w:hAnsi="Times New Roman"/>
                <w:sz w:val="24"/>
                <w:szCs w:val="24"/>
              </w:rPr>
              <w:t xml:space="preserve">Banking  Operations  (Novice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(Intermediate Level), Interest Free Banking (Intermediate Level), Marketing &amp; Sales (Intermediate Level), Temenos Core Banking Application (Intermediate Level), Financial Accounting (Novice Level), Financial Transaction Recording and Documentation (Intermediate Level), Knowledge of Anti-Money Laundering Laws (Intermediate Level), Customer </w:t>
            </w:r>
          </w:p>
        </w:tc>
        <w:tc>
          <w:tcPr>
            <w:tcW w:w="4901" w:type="dxa"/>
            <w:shd w:val="clear" w:color="auto" w:fill="FFFFFF" w:themeFill="background1"/>
          </w:tcPr>
          <w:p w:rsidR="005427C1" w:rsidRPr="0036491A" w:rsidRDefault="005427C1" w:rsidP="00142F34">
            <w:pPr>
              <w:pStyle w:val="Default"/>
              <w:numPr>
                <w:ilvl w:val="0"/>
                <w:numId w:val="57"/>
              </w:numPr>
              <w:spacing w:line="360" w:lineRule="auto"/>
              <w:jc w:val="both"/>
              <w:rPr>
                <w:rFonts w:ascii="Times New Roman" w:hAnsi="Times New Roman" w:cs="Times New Roman"/>
                <w:color w:val="auto"/>
              </w:rPr>
            </w:pPr>
            <w:r w:rsidRPr="0036491A">
              <w:rPr>
                <w:rFonts w:ascii="Times New Roman" w:hAnsi="Times New Roman" w:cs="Times New Roman"/>
                <w:b/>
                <w:bCs/>
                <w:color w:val="auto"/>
              </w:rPr>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 Degree in Economics, Management, Accounting or other business related field; with 3  years of Banking experience, of which 1 year at Job Grade 8 in Banking Operation Job Family</w:t>
            </w:r>
          </w:p>
        </w:tc>
      </w:tr>
      <w:tr w:rsidR="0036491A" w:rsidRPr="0036491A" w:rsidTr="00897C5D">
        <w:trPr>
          <w:trHeight w:val="2150"/>
          <w:jc w:val="center"/>
        </w:trPr>
        <w:tc>
          <w:tcPr>
            <w:tcW w:w="5899" w:type="dxa"/>
            <w:gridSpan w:val="2"/>
            <w:tcBorders>
              <w:bottom w:val="single" w:sz="4" w:space="0" w:color="auto"/>
            </w:tcBorders>
          </w:tcPr>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lastRenderedPageBreak/>
              <w:t xml:space="preserve">Experience (Intermediate Level), Customer </w:t>
            </w:r>
            <w:r w:rsidR="00897C5D" w:rsidRPr="0036491A">
              <w:rPr>
                <w:rFonts w:ascii="Times New Roman" w:hAnsi="Times New Roman"/>
                <w:sz w:val="24"/>
                <w:szCs w:val="24"/>
              </w:rPr>
              <w:t>Orientation (</w:t>
            </w:r>
            <w:r w:rsidRPr="0036491A">
              <w:rPr>
                <w:rFonts w:ascii="Times New Roman" w:hAnsi="Times New Roman"/>
                <w:sz w:val="24"/>
                <w:szCs w:val="24"/>
              </w:rPr>
              <w:t>Intermediate Level), Attention to Detail (Intermediate Level), International Banking Operation (Novice Level), Operational Risk Management (Intermediate Level), Industry &amp; Product Knowledge (Intermediate Level).</w:t>
            </w:r>
          </w:p>
        </w:tc>
        <w:tc>
          <w:tcPr>
            <w:tcW w:w="4901" w:type="dxa"/>
            <w:tcBorders>
              <w:bottom w:val="single" w:sz="4" w:space="0" w:color="auto"/>
            </w:tcBorders>
          </w:tcPr>
          <w:p w:rsidR="005427C1" w:rsidRPr="0036491A" w:rsidRDefault="005427C1" w:rsidP="005427C1">
            <w:pPr>
              <w:pStyle w:val="ListParagraph"/>
              <w:ind w:left="77"/>
              <w:jc w:val="both"/>
              <w:rPr>
                <w:rFonts w:ascii="Times New Roman" w:hAnsi="Times New Roman"/>
                <w:sz w:val="24"/>
                <w:szCs w:val="24"/>
              </w:rPr>
            </w:pPr>
          </w:p>
        </w:tc>
      </w:tr>
      <w:tr w:rsidR="0036491A" w:rsidRPr="0036491A" w:rsidTr="005427C1">
        <w:trPr>
          <w:trHeight w:val="1011"/>
          <w:jc w:val="center"/>
        </w:trPr>
        <w:tc>
          <w:tcPr>
            <w:tcW w:w="10800" w:type="dxa"/>
            <w:gridSpan w:val="3"/>
            <w:tcBorders>
              <w:bottom w:val="single" w:sz="4" w:space="0" w:color="auto"/>
            </w:tcBorders>
          </w:tcPr>
          <w:p w:rsidR="005427C1" w:rsidRPr="0036491A" w:rsidRDefault="005427C1" w:rsidP="00142F34">
            <w:pPr>
              <w:pStyle w:val="ListParagraph"/>
              <w:numPr>
                <w:ilvl w:val="0"/>
                <w:numId w:val="18"/>
              </w:numPr>
              <w:shd w:val="clear" w:color="auto" w:fill="FFFFFF"/>
              <w:tabs>
                <w:tab w:val="left" w:pos="450"/>
              </w:tabs>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5427C1">
            <w:pPr>
              <w:shd w:val="clear" w:color="auto" w:fill="FFFFFF"/>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sz w:val="6"/>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r w:rsidR="0036491A" w:rsidRPr="0036491A" w:rsidTr="005427C1">
        <w:trPr>
          <w:trHeight w:val="2916"/>
          <w:jc w:val="center"/>
        </w:trPr>
        <w:tc>
          <w:tcPr>
            <w:tcW w:w="10800" w:type="dxa"/>
            <w:gridSpan w:val="3"/>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I ________________have read the above</w:t>
            </w:r>
            <w:r w:rsidRPr="0036491A">
              <w:t xml:space="preserve"> job </w:t>
            </w:r>
            <w:r w:rsidRPr="0036491A">
              <w:rPr>
                <w:rFonts w:ascii="Times New Roman" w:hAnsi="Times New Roman"/>
                <w:sz w:val="24"/>
                <w:szCs w:val="24"/>
              </w:rPr>
              <w:t xml:space="preserve">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hAnsi="Times New Roman"/>
                <w:b/>
                <w:sz w:val="24"/>
                <w:szCs w:val="24"/>
              </w:rPr>
              <w:t>Name:____________________________</w:t>
            </w:r>
            <w:r w:rsidRPr="0036491A">
              <w:rPr>
                <w:rFonts w:ascii="Times New Roman" w:hAnsi="Times New Roman"/>
                <w:sz w:val="24"/>
                <w:szCs w:val="24"/>
              </w:rPr>
              <w:t>Signature:___________________Date:__________________</w:t>
            </w:r>
          </w:p>
        </w:tc>
      </w:tr>
    </w:tbl>
    <w:p w:rsidR="005427C1" w:rsidRPr="0036491A" w:rsidRDefault="005427C1" w:rsidP="005427C1">
      <w:pPr>
        <w:rPr>
          <w:rFonts w:ascii="Times New Roman" w:hAnsi="Times New Roman"/>
          <w:sz w:val="24"/>
          <w:szCs w:val="24"/>
        </w:rPr>
      </w:pPr>
      <w:r w:rsidRPr="0036491A">
        <w:rPr>
          <w:rFonts w:ascii="Times New Roman" w:hAnsi="Times New Roman"/>
          <w:sz w:val="24"/>
          <w:szCs w:val="24"/>
        </w:rPr>
        <w:br w:type="page"/>
      </w:r>
    </w:p>
    <w:p w:rsidR="005427C1" w:rsidRPr="0036491A" w:rsidRDefault="005427C1" w:rsidP="00142F34">
      <w:pPr>
        <w:pStyle w:val="Heading2"/>
        <w:numPr>
          <w:ilvl w:val="1"/>
          <w:numId w:val="32"/>
        </w:numPr>
        <w:spacing w:before="0" w:beforeAutospacing="0" w:after="0" w:afterAutospacing="0"/>
        <w:ind w:left="475" w:hanging="475"/>
        <w:rPr>
          <w:sz w:val="28"/>
          <w:szCs w:val="28"/>
        </w:rPr>
      </w:pPr>
      <w:bookmarkStart w:id="43" w:name="_Toc123199398"/>
      <w:bookmarkStart w:id="44" w:name="_Toc123284692"/>
      <w:r w:rsidRPr="0036491A">
        <w:rPr>
          <w:sz w:val="28"/>
          <w:szCs w:val="28"/>
        </w:rPr>
        <w:lastRenderedPageBreak/>
        <w:t>Junior Officer</w:t>
      </w:r>
      <w:r w:rsidR="00897C5D" w:rsidRPr="0036491A">
        <w:rPr>
          <w:sz w:val="28"/>
          <w:szCs w:val="28"/>
        </w:rPr>
        <w:t xml:space="preserve"> </w:t>
      </w:r>
      <w:r w:rsidRPr="0036491A">
        <w:rPr>
          <w:sz w:val="28"/>
          <w:szCs w:val="28"/>
        </w:rPr>
        <w:t>II</w:t>
      </w:r>
      <w:r w:rsidR="00897C5D" w:rsidRPr="0036491A">
        <w:rPr>
          <w:sz w:val="28"/>
          <w:szCs w:val="28"/>
        </w:rPr>
        <w:t xml:space="preserve"> </w:t>
      </w:r>
      <w:r w:rsidRPr="0036491A">
        <w:rPr>
          <w:sz w:val="28"/>
          <w:szCs w:val="28"/>
        </w:rPr>
        <w:t>(Front)</w:t>
      </w:r>
      <w:bookmarkEnd w:id="43"/>
      <w:bookmarkEnd w:id="44"/>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3"/>
        <w:gridCol w:w="708"/>
        <w:gridCol w:w="4869"/>
      </w:tblGrid>
      <w:tr w:rsidR="0036491A" w:rsidRPr="0036491A" w:rsidTr="005427C1">
        <w:trPr>
          <w:trHeight w:hRule="exact" w:val="371"/>
          <w:jc w:val="center"/>
        </w:trPr>
        <w:tc>
          <w:tcPr>
            <w:tcW w:w="10800" w:type="dxa"/>
            <w:gridSpan w:val="3"/>
          </w:tcPr>
          <w:p w:rsidR="005427C1" w:rsidRPr="0036491A" w:rsidRDefault="005427C1" w:rsidP="00142F34">
            <w:pPr>
              <w:pStyle w:val="ListParagraph"/>
              <w:numPr>
                <w:ilvl w:val="0"/>
                <w:numId w:val="96"/>
              </w:numPr>
              <w:tabs>
                <w:tab w:val="left" w:pos="450"/>
              </w:tabs>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5427C1">
        <w:trPr>
          <w:trHeight w:hRule="exact" w:val="272"/>
          <w:jc w:val="center"/>
        </w:trPr>
        <w:tc>
          <w:tcPr>
            <w:tcW w:w="5223" w:type="dxa"/>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Junior Officer</w:t>
            </w:r>
            <w:r w:rsidR="00897C5D" w:rsidRPr="0036491A">
              <w:rPr>
                <w:rFonts w:ascii="Times New Roman" w:hAnsi="Times New Roman"/>
                <w:sz w:val="24"/>
                <w:szCs w:val="24"/>
              </w:rPr>
              <w:t xml:space="preserve"> </w:t>
            </w:r>
            <w:r w:rsidRPr="0036491A">
              <w:rPr>
                <w:rFonts w:ascii="Times New Roman" w:hAnsi="Times New Roman"/>
                <w:sz w:val="24"/>
                <w:szCs w:val="24"/>
              </w:rPr>
              <w:t>II</w:t>
            </w:r>
          </w:p>
          <w:p w:rsidR="005427C1" w:rsidRPr="0036491A" w:rsidRDefault="005427C1" w:rsidP="005427C1">
            <w:pPr>
              <w:rPr>
                <w:rFonts w:ascii="Times New Roman" w:hAnsi="Times New Roman"/>
                <w:sz w:val="24"/>
                <w:szCs w:val="24"/>
              </w:rPr>
            </w:pPr>
          </w:p>
        </w:tc>
        <w:tc>
          <w:tcPr>
            <w:tcW w:w="5577"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45"/>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577" w:type="dxa"/>
            <w:gridSpan w:val="2"/>
          </w:tcPr>
          <w:p w:rsidR="005427C1" w:rsidRPr="0036491A" w:rsidRDefault="005427C1" w:rsidP="005427C1">
            <w:pPr>
              <w:tabs>
                <w:tab w:val="left" w:pos="72"/>
              </w:tabs>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Branch Operation Manager</w:t>
            </w:r>
          </w:p>
        </w:tc>
      </w:tr>
      <w:tr w:rsidR="0036491A" w:rsidRPr="0036491A" w:rsidTr="005427C1">
        <w:trPr>
          <w:trHeight w:hRule="exact" w:val="353"/>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577" w:type="dxa"/>
            <w:gridSpan w:val="2"/>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p w:rsidR="005427C1" w:rsidRPr="0036491A" w:rsidRDefault="005427C1" w:rsidP="005427C1">
            <w:pPr>
              <w:ind w:left="1153" w:hanging="1153"/>
              <w:rPr>
                <w:rFonts w:ascii="Times New Roman" w:hAnsi="Times New Roman"/>
                <w:sz w:val="24"/>
                <w:szCs w:val="24"/>
              </w:rPr>
            </w:pPr>
          </w:p>
        </w:tc>
      </w:tr>
      <w:tr w:rsidR="0036491A" w:rsidRPr="0036491A" w:rsidTr="005427C1">
        <w:trPr>
          <w:trHeight w:hRule="exact" w:val="315"/>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577"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34"/>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8</w:t>
            </w:r>
          </w:p>
        </w:tc>
        <w:tc>
          <w:tcPr>
            <w:tcW w:w="5577" w:type="dxa"/>
            <w:gridSpan w:val="2"/>
          </w:tcPr>
          <w:p w:rsidR="005427C1" w:rsidRPr="0036491A" w:rsidRDefault="005427C1" w:rsidP="005427C1">
            <w:pPr>
              <w:rPr>
                <w:rFonts w:ascii="Times New Roman" w:hAnsi="Times New Roman"/>
                <w:sz w:val="24"/>
                <w:szCs w:val="24"/>
              </w:rPr>
            </w:pPr>
          </w:p>
        </w:tc>
      </w:tr>
      <w:tr w:rsidR="0036491A" w:rsidRPr="0036491A" w:rsidTr="005427C1">
        <w:trPr>
          <w:trHeight w:hRule="exact" w:val="353"/>
          <w:jc w:val="center"/>
        </w:trPr>
        <w:tc>
          <w:tcPr>
            <w:tcW w:w="5223" w:type="dxa"/>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577" w:type="dxa"/>
            <w:gridSpan w:val="2"/>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Junior Level: J</w:t>
            </w:r>
            <w:r w:rsidR="00CF778B" w:rsidRPr="0036491A">
              <w:rPr>
                <w:rFonts w:ascii="Times New Roman" w:hAnsi="Times New Roman"/>
                <w:bCs/>
                <w:sz w:val="24"/>
                <w:szCs w:val="24"/>
              </w:rPr>
              <w:t xml:space="preserve">unior </w:t>
            </w:r>
            <w:r w:rsidRPr="0036491A">
              <w:rPr>
                <w:rFonts w:ascii="Times New Roman" w:hAnsi="Times New Roman"/>
                <w:bCs/>
                <w:sz w:val="24"/>
                <w:szCs w:val="24"/>
              </w:rPr>
              <w:t>L</w:t>
            </w:r>
            <w:r w:rsidR="00CF778B" w:rsidRPr="0036491A">
              <w:rPr>
                <w:rFonts w:ascii="Times New Roman" w:hAnsi="Times New Roman"/>
                <w:bCs/>
                <w:sz w:val="24"/>
                <w:szCs w:val="24"/>
              </w:rPr>
              <w:t>evel</w:t>
            </w:r>
          </w:p>
        </w:tc>
      </w:tr>
      <w:tr w:rsidR="0036491A" w:rsidRPr="0036491A" w:rsidTr="005427C1">
        <w:trPr>
          <w:trHeight w:hRule="exact" w:val="1567"/>
          <w:jc w:val="center"/>
        </w:trPr>
        <w:tc>
          <w:tcPr>
            <w:tcW w:w="10800" w:type="dxa"/>
            <w:gridSpan w:val="3"/>
            <w:shd w:val="clear" w:color="auto" w:fill="FFFFFF" w:themeFill="background1"/>
          </w:tcPr>
          <w:p w:rsidR="005427C1" w:rsidRPr="0036491A" w:rsidRDefault="005427C1" w:rsidP="00142F34">
            <w:pPr>
              <w:pStyle w:val="ListParagraph"/>
              <w:numPr>
                <w:ilvl w:val="0"/>
                <w:numId w:val="96"/>
              </w:numPr>
              <w:tabs>
                <w:tab w:val="left" w:pos="630"/>
              </w:tabs>
              <w:ind w:left="90" w:firstLine="27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promote Bank products and services, attend customers request and provides efficient and high quality service to customers as per the Bank’s policy, procedure, guideline and other pertinent regulation within predetermine risk appetite of the Bank so as to achieve organizational vision and strategic objectives.</w:t>
            </w:r>
          </w:p>
        </w:tc>
      </w:tr>
      <w:tr w:rsidR="0036491A" w:rsidRPr="0036491A" w:rsidTr="005427C1">
        <w:trPr>
          <w:trHeight w:val="1609"/>
          <w:jc w:val="center"/>
        </w:trPr>
        <w:tc>
          <w:tcPr>
            <w:tcW w:w="10800" w:type="dxa"/>
            <w:gridSpan w:val="3"/>
            <w:tcBorders>
              <w:bottom w:val="single" w:sz="4" w:space="0" w:color="auto"/>
            </w:tcBorders>
          </w:tcPr>
          <w:p w:rsidR="005427C1" w:rsidRPr="0036491A" w:rsidRDefault="005427C1" w:rsidP="00142F34">
            <w:pPr>
              <w:pStyle w:val="ListParagraph"/>
              <w:numPr>
                <w:ilvl w:val="0"/>
                <w:numId w:val="96"/>
              </w:numPr>
              <w:tabs>
                <w:tab w:val="left" w:pos="444"/>
              </w:tabs>
              <w:ind w:left="360" w:firstLine="0"/>
              <w:rPr>
                <w:rFonts w:ascii="Times New Roman" w:hAnsi="Times New Roman"/>
                <w:sz w:val="24"/>
                <w:szCs w:val="24"/>
              </w:rPr>
            </w:pPr>
            <w:r w:rsidRPr="0036491A">
              <w:rPr>
                <w:rFonts w:ascii="Times New Roman" w:hAnsi="Times New Roman"/>
                <w:b/>
                <w:sz w:val="24"/>
                <w:szCs w:val="24"/>
              </w:rPr>
              <w:t>Key Job Duties and Responsibilities:</w:t>
            </w:r>
            <w:r w:rsidRPr="0036491A">
              <w:rPr>
                <w:rFonts w:ascii="Times New Roman" w:hAnsi="Times New Roman"/>
                <w:sz w:val="24"/>
                <w:szCs w:val="24"/>
              </w:rPr>
              <w:t xml:space="preserve"> The job holder’s responsibilities include, but are not limited to: </w:t>
            </w:r>
          </w:p>
          <w:p w:rsidR="005427C1" w:rsidRPr="0036491A" w:rsidRDefault="00897C5D"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Provides </w:t>
            </w:r>
            <w:r w:rsidR="005427C1" w:rsidRPr="0036491A">
              <w:rPr>
                <w:rFonts w:ascii="Times New Roman" w:hAnsi="Times New Roman"/>
                <w:sz w:val="24"/>
                <w:szCs w:val="24"/>
              </w:rPr>
              <w:t xml:space="preserve">efficient and high quality service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Promotes and cross sell Banking product, service and alternative channels;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Attends customer queries and complaints;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Attends customer at front properly with due respect;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all adjustment transaction are properly posted;</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Processes cash and non- cash transactions;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cash holding position at all time;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Promotes and cross sell the Bank's products, service and alternative channels to the customers;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Discharge all duties and responsibilities as dictated in the branch Banking procedure;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positive relationship with customer and staff;</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Enhances the Banks image through pro-active handle customers and maximizes their satisfaction;</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Signs on document and transaction tickets;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Complies with regulatory standards, Bank’s policies, procedure, code of conduct and practices;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Performs each tasks with the Banks standards and timescales;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Adheres strictly to compliance and operational risk controls in accordance with the Bank’s standards;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Provide professional advise; Participates in the resource mobilization activities;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Attends customer at the back properly with due respect;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lastRenderedPageBreak/>
              <w:t>Performs balancing of daily non cash tickets against the respective accounts;</w:t>
            </w:r>
          </w:p>
          <w:p w:rsidR="005427C1" w:rsidRPr="0036491A" w:rsidRDefault="005427C1" w:rsidP="00142F34">
            <w:pPr>
              <w:pStyle w:val="ListParagraph"/>
              <w:numPr>
                <w:ilvl w:val="0"/>
                <w:numId w:val="77"/>
              </w:numPr>
              <w:tabs>
                <w:tab w:val="left" w:pos="697"/>
              </w:tabs>
              <w:jc w:val="both"/>
              <w:rPr>
                <w:rFonts w:ascii="Times New Roman" w:hAnsi="Times New Roman"/>
                <w:b/>
                <w:sz w:val="24"/>
                <w:szCs w:val="24"/>
              </w:rPr>
            </w:pPr>
            <w:r w:rsidRPr="0036491A">
              <w:rPr>
                <w:rFonts w:ascii="Times New Roman" w:hAnsi="Times New Roman"/>
                <w:sz w:val="24"/>
                <w:szCs w:val="24"/>
              </w:rPr>
              <w:t>Identifies, verifies and scans customers’ and authorized staff signatures;</w:t>
            </w:r>
          </w:p>
          <w:p w:rsidR="005427C1" w:rsidRPr="0036491A" w:rsidRDefault="005427C1" w:rsidP="00142F34">
            <w:pPr>
              <w:pStyle w:val="ListParagraph"/>
              <w:numPr>
                <w:ilvl w:val="0"/>
                <w:numId w:val="77"/>
              </w:numPr>
              <w:tabs>
                <w:tab w:val="left" w:pos="697"/>
              </w:tabs>
              <w:jc w:val="both"/>
              <w:rPr>
                <w:rFonts w:ascii="Times New Roman" w:hAnsi="Times New Roman"/>
                <w:b/>
                <w:sz w:val="24"/>
                <w:szCs w:val="24"/>
              </w:rPr>
            </w:pPr>
            <w:r w:rsidRPr="0036491A">
              <w:rPr>
                <w:rFonts w:ascii="Times New Roman" w:hAnsi="Times New Roman"/>
                <w:sz w:val="24"/>
                <w:szCs w:val="24"/>
              </w:rPr>
              <w:t>Perform other assigned duties.</w:t>
            </w:r>
          </w:p>
        </w:tc>
      </w:tr>
      <w:tr w:rsidR="0036491A" w:rsidRPr="0036491A" w:rsidTr="005427C1">
        <w:trPr>
          <w:trHeight w:val="2019"/>
          <w:jc w:val="center"/>
        </w:trPr>
        <w:tc>
          <w:tcPr>
            <w:tcW w:w="10800" w:type="dxa"/>
            <w:gridSpan w:val="3"/>
            <w:tcBorders>
              <w:bottom w:val="single" w:sz="4" w:space="0" w:color="auto"/>
            </w:tcBorders>
          </w:tcPr>
          <w:p w:rsidR="005427C1" w:rsidRPr="0036491A" w:rsidRDefault="005427C1" w:rsidP="00142F34">
            <w:pPr>
              <w:pStyle w:val="ListParagraph"/>
              <w:numPr>
                <w:ilvl w:val="0"/>
                <w:numId w:val="96"/>
              </w:numPr>
              <w:tabs>
                <w:tab w:val="left" w:pos="444"/>
              </w:tabs>
              <w:ind w:left="270" w:firstLine="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val="1431"/>
          <w:jc w:val="center"/>
        </w:trPr>
        <w:tc>
          <w:tcPr>
            <w:tcW w:w="5931" w:type="dxa"/>
            <w:gridSpan w:val="2"/>
            <w:tcBorders>
              <w:bottom w:val="single" w:sz="4" w:space="0" w:color="auto"/>
            </w:tcBorders>
          </w:tcPr>
          <w:p w:rsidR="005427C1" w:rsidRPr="0036491A" w:rsidRDefault="005427C1" w:rsidP="00142F34">
            <w:pPr>
              <w:pStyle w:val="ListParagraph"/>
              <w:numPr>
                <w:ilvl w:val="0"/>
                <w:numId w:val="96"/>
              </w:numPr>
              <w:tabs>
                <w:tab w:val="left" w:pos="444"/>
              </w:tabs>
              <w:ind w:left="270" w:firstLine="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0"/>
                <w:numId w:val="33"/>
              </w:numPr>
              <w:tabs>
                <w:tab w:val="left" w:pos="249"/>
                <w:tab w:val="left" w:pos="360"/>
              </w:tabs>
              <w:ind w:hanging="1350"/>
              <w:jc w:val="both"/>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1"/>
                <w:numId w:val="33"/>
              </w:numPr>
              <w:ind w:left="630" w:hanging="540"/>
              <w:jc w:val="both"/>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xml:space="preserve"> NA</w:t>
            </w:r>
          </w:p>
          <w:p w:rsidR="005427C1" w:rsidRPr="0036491A" w:rsidRDefault="005427C1" w:rsidP="00142F34">
            <w:pPr>
              <w:pStyle w:val="ListParagraph"/>
              <w:numPr>
                <w:ilvl w:val="1"/>
                <w:numId w:val="46"/>
              </w:numPr>
              <w:shd w:val="clear" w:color="auto" w:fill="FFFFFF" w:themeFill="background1"/>
              <w:ind w:left="630" w:hanging="540"/>
              <w:jc w:val="both"/>
              <w:rPr>
                <w:rFonts w:ascii="Times New Roman" w:hAnsi="Times New Roman"/>
                <w:b/>
                <w:bCs/>
                <w:sz w:val="24"/>
                <w:szCs w:val="24"/>
              </w:rPr>
            </w:pPr>
            <w:r w:rsidRPr="0036491A">
              <w:rPr>
                <w:rFonts w:ascii="Times New Roman" w:hAnsi="Times New Roman"/>
                <w:b/>
                <w:bCs/>
                <w:sz w:val="24"/>
                <w:szCs w:val="24"/>
              </w:rPr>
              <w:t>Organizational Values Competency at Proficiency of Novice Level.</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47"/>
              </w:numPr>
              <w:ind w:left="540"/>
              <w:rPr>
                <w:rFonts w:ascii="Times New Roman" w:hAnsi="Times New Roman"/>
                <w:b/>
                <w:bCs/>
                <w:sz w:val="24"/>
                <w:szCs w:val="24"/>
              </w:rPr>
            </w:pPr>
            <w:r w:rsidRPr="0036491A">
              <w:rPr>
                <w:rFonts w:ascii="Times New Roman" w:hAnsi="Times New Roman"/>
                <w:b/>
                <w:bCs/>
                <w:sz w:val="24"/>
                <w:szCs w:val="24"/>
              </w:rPr>
              <w:t>Technical Competency</w:t>
            </w:r>
          </w:p>
          <w:p w:rsidR="005427C1" w:rsidRPr="0036491A" w:rsidRDefault="005427C1" w:rsidP="005427C1">
            <w:pPr>
              <w:rPr>
                <w:rFonts w:ascii="Times New Roman" w:hAnsi="Times New Roman"/>
                <w:sz w:val="24"/>
                <w:szCs w:val="24"/>
              </w:rPr>
            </w:pPr>
          </w:p>
        </w:tc>
        <w:tc>
          <w:tcPr>
            <w:tcW w:w="4869" w:type="dxa"/>
            <w:tcBorders>
              <w:bottom w:val="single" w:sz="4" w:space="0" w:color="auto"/>
            </w:tcBorders>
          </w:tcPr>
          <w:p w:rsidR="005427C1" w:rsidRPr="0036491A" w:rsidRDefault="005427C1" w:rsidP="00142F34">
            <w:pPr>
              <w:pStyle w:val="ListParagraph"/>
              <w:numPr>
                <w:ilvl w:val="0"/>
                <w:numId w:val="47"/>
              </w:numPr>
              <w:tabs>
                <w:tab w:val="left" w:pos="369"/>
              </w:tabs>
              <w:ind w:left="279" w:hanging="270"/>
              <w:jc w:val="both"/>
              <w:rPr>
                <w:rFonts w:ascii="Times New Roman" w:hAnsi="Times New Roman"/>
                <w:sz w:val="24"/>
                <w:szCs w:val="24"/>
              </w:rPr>
            </w:pPr>
            <w:r w:rsidRPr="0036491A">
              <w:rPr>
                <w:rFonts w:ascii="Times New Roman" w:hAnsi="Times New Roman"/>
                <w:b/>
                <w:bCs/>
                <w:sz w:val="24"/>
                <w:szCs w:val="24"/>
              </w:rPr>
              <w:t xml:space="preserve">Educational and Professional Requirements </w:t>
            </w:r>
          </w:p>
          <w:p w:rsidR="005427C1" w:rsidRPr="0036491A" w:rsidRDefault="005427C1" w:rsidP="00897C5D">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w:t>
            </w:r>
            <w:r w:rsidR="00897C5D" w:rsidRPr="0036491A">
              <w:rPr>
                <w:rFonts w:ascii="Times New Roman" w:hAnsi="Times New Roman"/>
                <w:sz w:val="24"/>
                <w:szCs w:val="24"/>
              </w:rPr>
              <w:t>2</w:t>
            </w:r>
            <w:r w:rsidRPr="0036491A">
              <w:rPr>
                <w:rFonts w:ascii="Times New Roman" w:hAnsi="Times New Roman"/>
                <w:sz w:val="24"/>
                <w:szCs w:val="24"/>
              </w:rPr>
              <w:t xml:space="preserve"> years of Banking experience </w:t>
            </w:r>
            <w:r w:rsidR="00897C5D" w:rsidRPr="0036491A">
              <w:rPr>
                <w:rFonts w:ascii="Times New Roman" w:hAnsi="Times New Roman"/>
                <w:sz w:val="24"/>
                <w:szCs w:val="24"/>
              </w:rPr>
              <w:t xml:space="preserve">of which 1 year </w:t>
            </w:r>
            <w:r w:rsidRPr="0036491A">
              <w:rPr>
                <w:rFonts w:ascii="Times New Roman" w:hAnsi="Times New Roman"/>
                <w:sz w:val="24"/>
                <w:szCs w:val="24"/>
              </w:rPr>
              <w:t>at Job Grade 7 in Banking Operation Job Family.</w:t>
            </w:r>
          </w:p>
        </w:tc>
      </w:tr>
      <w:tr w:rsidR="0036491A" w:rsidRPr="0036491A" w:rsidTr="005427C1">
        <w:trPr>
          <w:trHeight w:val="20"/>
          <w:jc w:val="center"/>
        </w:trPr>
        <w:tc>
          <w:tcPr>
            <w:tcW w:w="10800" w:type="dxa"/>
            <w:gridSpan w:val="3"/>
            <w:tcBorders>
              <w:bottom w:val="single" w:sz="4" w:space="0" w:color="auto"/>
            </w:tcBorders>
          </w:tcPr>
          <w:p w:rsidR="005427C1" w:rsidRPr="0036491A" w:rsidRDefault="005427C1" w:rsidP="00142F34">
            <w:pPr>
              <w:pStyle w:val="ListParagraph"/>
              <w:numPr>
                <w:ilvl w:val="0"/>
                <w:numId w:val="96"/>
              </w:numPr>
              <w:tabs>
                <w:tab w:val="left" w:pos="450"/>
              </w:tabs>
              <w:ind w:left="270" w:firstLine="0"/>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897C5D">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897C5D"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 xml:space="preserve"> </w:t>
            </w: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w:t>
            </w:r>
          </w:p>
          <w:p w:rsidR="005427C1" w:rsidRPr="0036491A" w:rsidRDefault="005427C1" w:rsidP="005427C1">
            <w:pPr>
              <w:shd w:val="clear" w:color="auto" w:fill="FFFFFF"/>
              <w:rPr>
                <w:rFonts w:ascii="Times New Roman" w:eastAsia="Times New Roman" w:hAnsi="Times New Roman"/>
                <w:b/>
                <w:sz w:val="24"/>
                <w:szCs w:val="24"/>
              </w:rPr>
            </w:pPr>
          </w:p>
        </w:tc>
      </w:tr>
      <w:tr w:rsidR="0036491A" w:rsidRPr="0036491A" w:rsidTr="005427C1">
        <w:trPr>
          <w:trHeight w:val="20"/>
          <w:jc w:val="center"/>
        </w:trPr>
        <w:tc>
          <w:tcPr>
            <w:tcW w:w="10800" w:type="dxa"/>
            <w:gridSpan w:val="3"/>
          </w:tcPr>
          <w:p w:rsidR="005427C1" w:rsidRPr="0036491A" w:rsidRDefault="005427C1" w:rsidP="00142F34">
            <w:pPr>
              <w:pStyle w:val="ListParagraph"/>
              <w:numPr>
                <w:ilvl w:val="0"/>
                <w:numId w:val="96"/>
              </w:numPr>
              <w:tabs>
                <w:tab w:val="left" w:pos="450"/>
              </w:tabs>
              <w:ind w:left="360" w:firstLine="0"/>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lastRenderedPageBreak/>
              <w:t>I ________________have read the above</w:t>
            </w:r>
            <w:r w:rsidRPr="0036491A">
              <w:t xml:space="preserve"> job </w:t>
            </w:r>
            <w:r w:rsidRPr="0036491A">
              <w:rPr>
                <w:rFonts w:ascii="Times New Roman" w:hAnsi="Times New Roman"/>
                <w:sz w:val="24"/>
                <w:szCs w:val="24"/>
              </w:rPr>
              <w:t xml:space="preserve">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w:t>
            </w:r>
          </w:p>
        </w:tc>
      </w:tr>
    </w:tbl>
    <w:p w:rsidR="005427C1" w:rsidRPr="0036491A" w:rsidRDefault="005427C1" w:rsidP="005427C1">
      <w:pPr>
        <w:rPr>
          <w:rFonts w:ascii="Times New Roman" w:hAnsi="Times New Roman"/>
          <w:sz w:val="24"/>
          <w:szCs w:val="24"/>
        </w:rPr>
      </w:pPr>
    </w:p>
    <w:p w:rsidR="00897C5D" w:rsidRPr="0036491A" w:rsidRDefault="00897C5D" w:rsidP="005427C1">
      <w:pPr>
        <w:pStyle w:val="Heading2"/>
        <w:rPr>
          <w:sz w:val="28"/>
          <w:szCs w:val="28"/>
        </w:rPr>
      </w:pPr>
      <w:bookmarkStart w:id="45" w:name="_Toc123199399"/>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897C5D" w:rsidRPr="0036491A" w:rsidRDefault="00897C5D" w:rsidP="005427C1">
      <w:pPr>
        <w:pStyle w:val="Heading2"/>
        <w:rPr>
          <w:sz w:val="28"/>
          <w:szCs w:val="28"/>
        </w:rPr>
      </w:pPr>
    </w:p>
    <w:p w:rsidR="005427C1" w:rsidRPr="0036491A" w:rsidRDefault="005427C1" w:rsidP="00897C5D">
      <w:pPr>
        <w:pStyle w:val="Heading2"/>
        <w:spacing w:before="0" w:beforeAutospacing="0" w:after="0" w:afterAutospacing="0"/>
        <w:rPr>
          <w:sz w:val="28"/>
          <w:szCs w:val="28"/>
        </w:rPr>
      </w:pPr>
      <w:bookmarkStart w:id="46" w:name="_Toc123284693"/>
      <w:r w:rsidRPr="0036491A">
        <w:rPr>
          <w:sz w:val="28"/>
          <w:szCs w:val="28"/>
        </w:rPr>
        <w:lastRenderedPageBreak/>
        <w:t>1.18 Junior Officer</w:t>
      </w:r>
      <w:r w:rsidR="00897C5D" w:rsidRPr="0036491A">
        <w:rPr>
          <w:sz w:val="28"/>
          <w:szCs w:val="28"/>
        </w:rPr>
        <w:t xml:space="preserve"> </w:t>
      </w:r>
      <w:r w:rsidRPr="0036491A">
        <w:rPr>
          <w:sz w:val="28"/>
          <w:szCs w:val="28"/>
        </w:rPr>
        <w:t>I (Front)</w:t>
      </w:r>
      <w:bookmarkEnd w:id="45"/>
      <w:bookmarkEnd w:id="46"/>
    </w:p>
    <w:tbl>
      <w:tblPr>
        <w:tblpPr w:leftFromText="180" w:rightFromText="180" w:vertAnchor="text" w:horzAnchor="margin" w:tblpXSpec="center" w:tblpY="201"/>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3"/>
        <w:gridCol w:w="708"/>
        <w:gridCol w:w="4869"/>
      </w:tblGrid>
      <w:tr w:rsidR="0036491A" w:rsidRPr="0036491A" w:rsidTr="005427C1">
        <w:trPr>
          <w:trHeight w:hRule="exact" w:val="371"/>
          <w:jc w:val="center"/>
        </w:trPr>
        <w:tc>
          <w:tcPr>
            <w:tcW w:w="10800" w:type="dxa"/>
            <w:gridSpan w:val="3"/>
          </w:tcPr>
          <w:p w:rsidR="005427C1" w:rsidRPr="0036491A" w:rsidRDefault="005427C1" w:rsidP="00142F34">
            <w:pPr>
              <w:numPr>
                <w:ilvl w:val="0"/>
                <w:numId w:val="69"/>
              </w:numPr>
              <w:tabs>
                <w:tab w:val="left" w:pos="450"/>
              </w:tabs>
              <w:contextualSpacing/>
              <w:rPr>
                <w:rFonts w:ascii="Times New Roman" w:hAnsi="Times New Roman"/>
                <w:sz w:val="24"/>
                <w:szCs w:val="24"/>
              </w:rPr>
            </w:pPr>
            <w:r w:rsidRPr="0036491A">
              <w:rPr>
                <w:rFonts w:ascii="Times New Roman" w:hAnsi="Times New Roman"/>
                <w:b/>
                <w:sz w:val="24"/>
                <w:szCs w:val="24"/>
              </w:rPr>
              <w:t>Job Details /Profile/:</w:t>
            </w:r>
          </w:p>
        </w:tc>
      </w:tr>
      <w:tr w:rsidR="0036491A" w:rsidRPr="0036491A" w:rsidTr="005427C1">
        <w:trPr>
          <w:trHeight w:hRule="exact" w:val="272"/>
          <w:jc w:val="center"/>
        </w:trPr>
        <w:tc>
          <w:tcPr>
            <w:tcW w:w="5223" w:type="dxa"/>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Junior Officer</w:t>
            </w:r>
            <w:r w:rsidR="00897C5D" w:rsidRPr="0036491A">
              <w:rPr>
                <w:rFonts w:ascii="Times New Roman" w:hAnsi="Times New Roman"/>
                <w:sz w:val="24"/>
                <w:szCs w:val="24"/>
              </w:rPr>
              <w:t xml:space="preserve"> </w:t>
            </w:r>
            <w:r w:rsidRPr="0036491A">
              <w:rPr>
                <w:rFonts w:ascii="Times New Roman" w:hAnsi="Times New Roman"/>
                <w:sz w:val="24"/>
                <w:szCs w:val="24"/>
              </w:rPr>
              <w:t>I</w:t>
            </w:r>
          </w:p>
          <w:p w:rsidR="005427C1" w:rsidRPr="0036491A" w:rsidRDefault="005427C1" w:rsidP="005427C1">
            <w:pPr>
              <w:rPr>
                <w:rFonts w:ascii="Times New Roman" w:hAnsi="Times New Roman"/>
                <w:sz w:val="24"/>
                <w:szCs w:val="24"/>
              </w:rPr>
            </w:pPr>
          </w:p>
        </w:tc>
        <w:tc>
          <w:tcPr>
            <w:tcW w:w="5577"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5427C1">
        <w:trPr>
          <w:trHeight w:hRule="exact" w:val="345"/>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577" w:type="dxa"/>
            <w:gridSpan w:val="2"/>
          </w:tcPr>
          <w:p w:rsidR="005427C1" w:rsidRPr="0036491A" w:rsidRDefault="005427C1" w:rsidP="005427C1">
            <w:pPr>
              <w:tabs>
                <w:tab w:val="left" w:pos="72"/>
              </w:tabs>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Branch Operation Manager</w:t>
            </w:r>
          </w:p>
        </w:tc>
      </w:tr>
      <w:tr w:rsidR="0036491A" w:rsidRPr="0036491A" w:rsidTr="005427C1">
        <w:trPr>
          <w:trHeight w:hRule="exact" w:val="353"/>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577" w:type="dxa"/>
            <w:gridSpan w:val="2"/>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None</w:t>
            </w:r>
          </w:p>
          <w:p w:rsidR="005427C1" w:rsidRPr="0036491A" w:rsidRDefault="005427C1" w:rsidP="005427C1">
            <w:pPr>
              <w:ind w:left="1153" w:hanging="1153"/>
              <w:rPr>
                <w:rFonts w:ascii="Times New Roman" w:hAnsi="Times New Roman"/>
                <w:sz w:val="24"/>
                <w:szCs w:val="24"/>
              </w:rPr>
            </w:pPr>
          </w:p>
        </w:tc>
      </w:tr>
      <w:tr w:rsidR="0036491A" w:rsidRPr="0036491A" w:rsidTr="005427C1">
        <w:trPr>
          <w:trHeight w:hRule="exact" w:val="315"/>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577" w:type="dxa"/>
            <w:gridSpan w:val="2"/>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35"/>
          <w:jc w:val="center"/>
        </w:trPr>
        <w:tc>
          <w:tcPr>
            <w:tcW w:w="5223" w:type="dxa"/>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7</w:t>
            </w:r>
          </w:p>
        </w:tc>
        <w:tc>
          <w:tcPr>
            <w:tcW w:w="5577" w:type="dxa"/>
            <w:gridSpan w:val="2"/>
          </w:tcPr>
          <w:p w:rsidR="005427C1" w:rsidRPr="0036491A" w:rsidRDefault="005427C1" w:rsidP="005427C1">
            <w:pPr>
              <w:rPr>
                <w:rFonts w:ascii="Times New Roman" w:hAnsi="Times New Roman"/>
                <w:sz w:val="24"/>
                <w:szCs w:val="24"/>
              </w:rPr>
            </w:pPr>
          </w:p>
        </w:tc>
      </w:tr>
      <w:tr w:rsidR="0036491A" w:rsidRPr="0036491A" w:rsidTr="005427C1">
        <w:trPr>
          <w:trHeight w:hRule="exact" w:val="353"/>
          <w:jc w:val="center"/>
        </w:trPr>
        <w:tc>
          <w:tcPr>
            <w:tcW w:w="5223" w:type="dxa"/>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577" w:type="dxa"/>
            <w:gridSpan w:val="2"/>
            <w:tcBorders>
              <w:bottom w:val="single" w:sz="4" w:space="0" w:color="auto"/>
            </w:tcBorders>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Junior Level: J</w:t>
            </w:r>
            <w:r w:rsidR="00CF778B" w:rsidRPr="0036491A">
              <w:rPr>
                <w:rFonts w:ascii="Times New Roman" w:hAnsi="Times New Roman"/>
                <w:bCs/>
                <w:sz w:val="24"/>
                <w:szCs w:val="24"/>
              </w:rPr>
              <w:t xml:space="preserve">unior </w:t>
            </w:r>
            <w:r w:rsidRPr="0036491A">
              <w:rPr>
                <w:rFonts w:ascii="Times New Roman" w:hAnsi="Times New Roman"/>
                <w:bCs/>
                <w:sz w:val="24"/>
                <w:szCs w:val="24"/>
              </w:rPr>
              <w:t>L</w:t>
            </w:r>
            <w:r w:rsidR="00CF778B" w:rsidRPr="0036491A">
              <w:rPr>
                <w:rFonts w:ascii="Times New Roman" w:hAnsi="Times New Roman"/>
                <w:bCs/>
                <w:sz w:val="24"/>
                <w:szCs w:val="24"/>
              </w:rPr>
              <w:t>evel</w:t>
            </w:r>
          </w:p>
        </w:tc>
      </w:tr>
      <w:tr w:rsidR="0036491A" w:rsidRPr="0036491A" w:rsidTr="005427C1">
        <w:trPr>
          <w:trHeight w:hRule="exact" w:val="1567"/>
          <w:jc w:val="center"/>
        </w:trPr>
        <w:tc>
          <w:tcPr>
            <w:tcW w:w="10800" w:type="dxa"/>
            <w:gridSpan w:val="3"/>
            <w:shd w:val="clear" w:color="auto" w:fill="FFFFFF" w:themeFill="background1"/>
          </w:tcPr>
          <w:p w:rsidR="005427C1" w:rsidRPr="0036491A" w:rsidRDefault="005427C1" w:rsidP="00142F34">
            <w:pPr>
              <w:numPr>
                <w:ilvl w:val="0"/>
                <w:numId w:val="69"/>
              </w:numPr>
              <w:tabs>
                <w:tab w:val="left" w:pos="630"/>
              </w:tabs>
              <w:ind w:left="90" w:firstLine="270"/>
              <w:contextualSpacing/>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promote Bank products and services, attend customers request and provides efficient and high quality service to customers as per the Bank’s policy, procedure, guideline and other pertinent regulation within predetermine risk appetite of the Bank so as to achieve organizational vision and strategic objectives.</w:t>
            </w:r>
          </w:p>
        </w:tc>
      </w:tr>
      <w:tr w:rsidR="0036491A" w:rsidRPr="0036491A" w:rsidTr="005427C1">
        <w:trPr>
          <w:trHeight w:val="1609"/>
          <w:jc w:val="center"/>
        </w:trPr>
        <w:tc>
          <w:tcPr>
            <w:tcW w:w="10800" w:type="dxa"/>
            <w:gridSpan w:val="3"/>
            <w:tcBorders>
              <w:bottom w:val="single" w:sz="4" w:space="0" w:color="auto"/>
            </w:tcBorders>
          </w:tcPr>
          <w:p w:rsidR="005427C1" w:rsidRPr="0036491A" w:rsidRDefault="005427C1" w:rsidP="00142F34">
            <w:pPr>
              <w:numPr>
                <w:ilvl w:val="0"/>
                <w:numId w:val="69"/>
              </w:numPr>
              <w:tabs>
                <w:tab w:val="left" w:pos="444"/>
              </w:tabs>
              <w:ind w:left="360" w:firstLine="0"/>
              <w:contextualSpacing/>
              <w:rPr>
                <w:rFonts w:ascii="Times New Roman" w:hAnsi="Times New Roman"/>
                <w:sz w:val="24"/>
                <w:szCs w:val="24"/>
              </w:rPr>
            </w:pPr>
            <w:r w:rsidRPr="0036491A">
              <w:rPr>
                <w:rFonts w:ascii="Times New Roman" w:hAnsi="Times New Roman"/>
                <w:b/>
                <w:sz w:val="24"/>
                <w:szCs w:val="24"/>
              </w:rPr>
              <w:t>Key Job Duties and Responsibilities:</w:t>
            </w:r>
            <w:r w:rsidRPr="0036491A">
              <w:rPr>
                <w:rFonts w:ascii="Times New Roman" w:hAnsi="Times New Roman"/>
                <w:sz w:val="24"/>
                <w:szCs w:val="24"/>
              </w:rPr>
              <w:t xml:space="preserve"> The job holder’s responsibilities include, but are not limited to: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Provides efficient and high quality service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Promotes and cross sell Banking product, service and alternative channels;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Attends customer queries and complaints;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Attends customer at front properly with due respect;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all adjustment transaction are properly posted;</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Processes cash and non- cash transactions;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cash holding position at all time;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Promotes and cross sell the Bank's products, service and alternative channels to the customers;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Discharge all duties and responsibilities as dictated in the branch Banking procedure;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positive relationship with customer and staff;</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Enhances the Banks image through pro-active handle customers and maximizes their satisfaction;</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Signs on document and transaction tickets;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Complies with regulatory standards, Bank’s policies, procedure, code of conduct and practices;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Performs each tasks with the Banks standards and timescales;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Adheres strictly to compliance and operational risk controls in accordance with the Bank’s standards;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 Provide professional advise; Participates in the resource mobilization activities;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Attends customer at the back properly with due respect;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lastRenderedPageBreak/>
              <w:t>Performs balancing of daily non cash tickets against the respective accounts;</w:t>
            </w:r>
          </w:p>
          <w:p w:rsidR="005427C1" w:rsidRPr="0036491A" w:rsidRDefault="005427C1" w:rsidP="00142F34">
            <w:pPr>
              <w:pStyle w:val="ListParagraph"/>
              <w:numPr>
                <w:ilvl w:val="0"/>
                <w:numId w:val="77"/>
              </w:numPr>
              <w:tabs>
                <w:tab w:val="left" w:pos="697"/>
              </w:tabs>
              <w:jc w:val="both"/>
              <w:rPr>
                <w:rFonts w:ascii="Times New Roman" w:hAnsi="Times New Roman"/>
                <w:b/>
                <w:sz w:val="24"/>
                <w:szCs w:val="24"/>
              </w:rPr>
            </w:pPr>
            <w:r w:rsidRPr="0036491A">
              <w:rPr>
                <w:rFonts w:ascii="Times New Roman" w:hAnsi="Times New Roman"/>
                <w:sz w:val="24"/>
                <w:szCs w:val="24"/>
              </w:rPr>
              <w:t>Identifies, verifies and scans customers’ and authorized staff signatures;</w:t>
            </w:r>
          </w:p>
          <w:p w:rsidR="005427C1" w:rsidRPr="0036491A" w:rsidRDefault="005427C1" w:rsidP="00142F34">
            <w:pPr>
              <w:pStyle w:val="ListParagraph"/>
              <w:numPr>
                <w:ilvl w:val="0"/>
                <w:numId w:val="77"/>
              </w:numPr>
              <w:tabs>
                <w:tab w:val="left" w:pos="697"/>
              </w:tabs>
              <w:jc w:val="both"/>
              <w:rPr>
                <w:rFonts w:ascii="Times New Roman" w:hAnsi="Times New Roman"/>
                <w:b/>
                <w:sz w:val="24"/>
                <w:szCs w:val="24"/>
              </w:rPr>
            </w:pPr>
            <w:r w:rsidRPr="0036491A">
              <w:rPr>
                <w:rFonts w:ascii="Times New Roman" w:hAnsi="Times New Roman"/>
                <w:sz w:val="24"/>
                <w:szCs w:val="24"/>
              </w:rPr>
              <w:t>Perform other assigned duties.</w:t>
            </w:r>
          </w:p>
        </w:tc>
      </w:tr>
      <w:tr w:rsidR="0036491A" w:rsidRPr="0036491A" w:rsidTr="005427C1">
        <w:trPr>
          <w:trHeight w:val="2019"/>
          <w:jc w:val="center"/>
        </w:trPr>
        <w:tc>
          <w:tcPr>
            <w:tcW w:w="10800" w:type="dxa"/>
            <w:gridSpan w:val="3"/>
            <w:tcBorders>
              <w:bottom w:val="single" w:sz="4" w:space="0" w:color="auto"/>
            </w:tcBorders>
          </w:tcPr>
          <w:p w:rsidR="005427C1" w:rsidRPr="0036491A" w:rsidRDefault="005427C1" w:rsidP="00142F34">
            <w:pPr>
              <w:numPr>
                <w:ilvl w:val="0"/>
                <w:numId w:val="69"/>
              </w:numPr>
              <w:tabs>
                <w:tab w:val="left" w:pos="444"/>
              </w:tabs>
              <w:ind w:left="270" w:firstLine="0"/>
              <w:contextualSpacing/>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tc>
      </w:tr>
      <w:tr w:rsidR="0036491A" w:rsidRPr="0036491A" w:rsidTr="005427C1">
        <w:trPr>
          <w:trHeight w:val="6560"/>
          <w:jc w:val="center"/>
        </w:trPr>
        <w:tc>
          <w:tcPr>
            <w:tcW w:w="5931" w:type="dxa"/>
            <w:gridSpan w:val="2"/>
            <w:tcBorders>
              <w:bottom w:val="single" w:sz="4" w:space="0" w:color="auto"/>
            </w:tcBorders>
          </w:tcPr>
          <w:p w:rsidR="005427C1" w:rsidRPr="0036491A" w:rsidRDefault="005427C1" w:rsidP="00142F34">
            <w:pPr>
              <w:numPr>
                <w:ilvl w:val="0"/>
                <w:numId w:val="69"/>
              </w:numPr>
              <w:tabs>
                <w:tab w:val="left" w:pos="444"/>
              </w:tabs>
              <w:ind w:left="270" w:firstLine="0"/>
              <w:contextualSpacing/>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numPr>
                <w:ilvl w:val="0"/>
                <w:numId w:val="97"/>
              </w:numPr>
              <w:tabs>
                <w:tab w:val="left" w:pos="249"/>
                <w:tab w:val="left" w:pos="360"/>
                <w:tab w:val="left" w:pos="592"/>
                <w:tab w:val="left" w:pos="772"/>
              </w:tabs>
              <w:ind w:hanging="1013"/>
              <w:contextualSpacing/>
              <w:rPr>
                <w:rFonts w:ascii="Times New Roman" w:hAnsi="Times New Roman"/>
                <w:b/>
                <w:sz w:val="24"/>
                <w:szCs w:val="24"/>
              </w:rPr>
            </w:pPr>
            <w:r w:rsidRPr="0036491A">
              <w:rPr>
                <w:rFonts w:ascii="Times New Roman" w:hAnsi="Times New Roman"/>
                <w:b/>
                <w:bCs/>
                <w:sz w:val="24"/>
                <w:szCs w:val="24"/>
              </w:rPr>
              <w:t>Summary of Key Competency Requirements</w:t>
            </w:r>
          </w:p>
          <w:p w:rsidR="005427C1" w:rsidRPr="0036491A" w:rsidRDefault="005427C1" w:rsidP="00142F34">
            <w:pPr>
              <w:numPr>
                <w:ilvl w:val="1"/>
                <w:numId w:val="97"/>
              </w:numPr>
              <w:ind w:left="630" w:hanging="540"/>
              <w:contextualSpacing/>
              <w:rPr>
                <w:rFonts w:ascii="Times New Roman" w:hAnsi="Times New Roman"/>
                <w:sz w:val="24"/>
                <w:szCs w:val="24"/>
              </w:rPr>
            </w:pPr>
            <w:r w:rsidRPr="0036491A">
              <w:rPr>
                <w:rFonts w:ascii="Times New Roman" w:hAnsi="Times New Roman"/>
                <w:b/>
                <w:bCs/>
                <w:sz w:val="24"/>
                <w:szCs w:val="24"/>
              </w:rPr>
              <w:t>Leadership Competency:</w:t>
            </w:r>
            <w:r w:rsidRPr="0036491A">
              <w:rPr>
                <w:rFonts w:ascii="Times New Roman" w:hAnsi="Times New Roman"/>
                <w:bCs/>
                <w:sz w:val="24"/>
                <w:szCs w:val="24"/>
              </w:rPr>
              <w:t xml:space="preserve"> NA</w:t>
            </w:r>
          </w:p>
          <w:p w:rsidR="005427C1" w:rsidRPr="0036491A" w:rsidRDefault="005427C1" w:rsidP="00142F34">
            <w:pPr>
              <w:numPr>
                <w:ilvl w:val="1"/>
                <w:numId w:val="97"/>
              </w:numPr>
              <w:ind w:left="630" w:hanging="540"/>
              <w:contextualSpacing/>
              <w:rPr>
                <w:rFonts w:ascii="Times New Roman" w:hAnsi="Times New Roman"/>
                <w:b/>
                <w:bCs/>
                <w:sz w:val="24"/>
                <w:szCs w:val="24"/>
              </w:rPr>
            </w:pPr>
            <w:r w:rsidRPr="0036491A">
              <w:rPr>
                <w:rFonts w:ascii="Times New Roman" w:hAnsi="Times New Roman"/>
                <w:b/>
                <w:bCs/>
                <w:sz w:val="24"/>
                <w:szCs w:val="24"/>
              </w:rPr>
              <w:t>Organizational Values Competency at Proficiency of Novice Level.</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numPr>
                <w:ilvl w:val="1"/>
                <w:numId w:val="97"/>
              </w:numPr>
              <w:ind w:left="630" w:hanging="540"/>
              <w:contextualSpacing/>
              <w:rPr>
                <w:rFonts w:ascii="Times New Roman" w:hAnsi="Times New Roman"/>
                <w:b/>
                <w:bCs/>
                <w:sz w:val="24"/>
                <w:szCs w:val="24"/>
              </w:rPr>
            </w:pPr>
            <w:r w:rsidRPr="0036491A">
              <w:rPr>
                <w:rFonts w:ascii="Times New Roman" w:hAnsi="Times New Roman"/>
                <w:b/>
                <w:bCs/>
                <w:sz w:val="24"/>
                <w:szCs w:val="24"/>
              </w:rPr>
              <w:t>Technical Competency</w:t>
            </w:r>
          </w:p>
        </w:tc>
        <w:tc>
          <w:tcPr>
            <w:tcW w:w="4869" w:type="dxa"/>
            <w:tcBorders>
              <w:bottom w:val="single" w:sz="4" w:space="0" w:color="auto"/>
            </w:tcBorders>
          </w:tcPr>
          <w:p w:rsidR="005427C1" w:rsidRPr="0036491A" w:rsidRDefault="005427C1" w:rsidP="00CF778B">
            <w:pPr>
              <w:numPr>
                <w:ilvl w:val="0"/>
                <w:numId w:val="97"/>
              </w:numPr>
              <w:tabs>
                <w:tab w:val="left" w:pos="256"/>
                <w:tab w:val="left" w:pos="369"/>
                <w:tab w:val="left" w:pos="592"/>
              </w:tabs>
              <w:ind w:left="256" w:hanging="256"/>
              <w:contextualSpacing/>
              <w:jc w:val="both"/>
              <w:rPr>
                <w:rFonts w:ascii="Times New Roman" w:hAnsi="Times New Roman"/>
                <w:sz w:val="24"/>
                <w:szCs w:val="24"/>
              </w:rPr>
            </w:pPr>
            <w:r w:rsidRPr="0036491A">
              <w:rPr>
                <w:rFonts w:ascii="Times New Roman" w:hAnsi="Times New Roman"/>
                <w:b/>
                <w:bCs/>
                <w:sz w:val="24"/>
                <w:szCs w:val="24"/>
              </w:rPr>
              <w:t xml:space="preserve">Educational and Professional Requirements </w:t>
            </w:r>
          </w:p>
          <w:p w:rsidR="005427C1" w:rsidRPr="0036491A" w:rsidRDefault="005427C1" w:rsidP="00B13AF7">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w:t>
            </w:r>
            <w:r w:rsidR="00B13AF7" w:rsidRPr="0036491A">
              <w:rPr>
                <w:rFonts w:ascii="Times New Roman" w:hAnsi="Times New Roman"/>
                <w:sz w:val="24"/>
                <w:szCs w:val="24"/>
              </w:rPr>
              <w:t>6 months</w:t>
            </w:r>
            <w:r w:rsidRPr="0036491A">
              <w:rPr>
                <w:rFonts w:ascii="Times New Roman" w:hAnsi="Times New Roman"/>
                <w:sz w:val="24"/>
                <w:szCs w:val="24"/>
              </w:rPr>
              <w:t xml:space="preserve"> years of Banking experience at Job Grade 6 in Banking Operation Job Family.</w:t>
            </w:r>
          </w:p>
        </w:tc>
      </w:tr>
      <w:tr w:rsidR="0036491A" w:rsidRPr="0036491A" w:rsidTr="005427C1">
        <w:trPr>
          <w:trHeight w:val="20"/>
          <w:jc w:val="center"/>
        </w:trPr>
        <w:tc>
          <w:tcPr>
            <w:tcW w:w="10800" w:type="dxa"/>
            <w:gridSpan w:val="3"/>
            <w:tcBorders>
              <w:bottom w:val="single" w:sz="4" w:space="0" w:color="auto"/>
            </w:tcBorders>
          </w:tcPr>
          <w:p w:rsidR="005427C1" w:rsidRPr="0036491A" w:rsidRDefault="005427C1" w:rsidP="00142F34">
            <w:pPr>
              <w:numPr>
                <w:ilvl w:val="0"/>
                <w:numId w:val="69"/>
              </w:numPr>
              <w:tabs>
                <w:tab w:val="left" w:pos="450"/>
              </w:tabs>
              <w:ind w:left="270" w:firstLine="0"/>
              <w:contextualSpacing/>
              <w:rPr>
                <w:rFonts w:ascii="Times New Roman" w:eastAsia="Times New Roman" w:hAnsi="Times New Roman"/>
                <w:b/>
                <w:sz w:val="24"/>
                <w:szCs w:val="24"/>
              </w:rPr>
            </w:pPr>
            <w:r w:rsidRPr="0036491A">
              <w:rPr>
                <w:rFonts w:ascii="Times New Roman" w:eastAsia="Times New Roman" w:hAnsi="Times New Roman"/>
                <w:b/>
                <w:sz w:val="24"/>
                <w:szCs w:val="24"/>
              </w:rPr>
              <w:t>Approvals:</w:t>
            </w:r>
          </w:p>
          <w:p w:rsidR="005427C1" w:rsidRPr="0036491A" w:rsidRDefault="005427C1" w:rsidP="005427C1">
            <w:pPr>
              <w:shd w:val="clear" w:color="auto" w:fill="FFFFFF"/>
              <w:rPr>
                <w:rFonts w:ascii="Times New Roman" w:eastAsia="Times New Roman" w:hAnsi="Times New Roman"/>
                <w:sz w:val="24"/>
                <w:szCs w:val="24"/>
              </w:rPr>
            </w:pPr>
            <w:r w:rsidRPr="0036491A">
              <w:rPr>
                <w:rFonts w:ascii="Times New Roman" w:eastAsia="Times New Roman" w:hAnsi="Times New Roman"/>
                <w:sz w:val="24"/>
                <w:szCs w:val="24"/>
              </w:rPr>
              <w:t>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897C5D"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 xml:space="preserve"> </w:t>
            </w: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w:t>
            </w:r>
          </w:p>
          <w:p w:rsidR="005427C1" w:rsidRPr="0036491A" w:rsidRDefault="005427C1" w:rsidP="005427C1">
            <w:pPr>
              <w:shd w:val="clear" w:color="auto" w:fill="FFFFFF"/>
              <w:rPr>
                <w:rFonts w:ascii="Times New Roman" w:eastAsia="Times New Roman" w:hAnsi="Times New Roman"/>
                <w:b/>
                <w:sz w:val="24"/>
                <w:szCs w:val="24"/>
              </w:rPr>
            </w:pPr>
          </w:p>
        </w:tc>
      </w:tr>
      <w:tr w:rsidR="0036491A" w:rsidRPr="0036491A" w:rsidTr="005427C1">
        <w:trPr>
          <w:trHeight w:val="20"/>
          <w:jc w:val="center"/>
        </w:trPr>
        <w:tc>
          <w:tcPr>
            <w:tcW w:w="10800" w:type="dxa"/>
            <w:gridSpan w:val="3"/>
          </w:tcPr>
          <w:p w:rsidR="005427C1" w:rsidRPr="0036491A" w:rsidRDefault="005427C1" w:rsidP="00142F34">
            <w:pPr>
              <w:numPr>
                <w:ilvl w:val="0"/>
                <w:numId w:val="69"/>
              </w:numPr>
              <w:tabs>
                <w:tab w:val="left" w:pos="450"/>
              </w:tabs>
              <w:ind w:left="360" w:firstLine="0"/>
              <w:contextualSpacing/>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lastRenderedPageBreak/>
              <w:t>I ________________have read the above</w:t>
            </w:r>
            <w:r w:rsidRPr="0036491A">
              <w:t xml:space="preserve"> job </w:t>
            </w:r>
            <w:r w:rsidRPr="0036491A">
              <w:rPr>
                <w:rFonts w:ascii="Times New Roman" w:hAnsi="Times New Roman"/>
                <w:sz w:val="24"/>
                <w:szCs w:val="24"/>
              </w:rPr>
              <w:t xml:space="preserve">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w:t>
            </w:r>
          </w:p>
        </w:tc>
      </w:tr>
    </w:tbl>
    <w:p w:rsidR="005427C1" w:rsidRPr="0036491A" w:rsidRDefault="005427C1" w:rsidP="005427C1">
      <w:pPr>
        <w:rPr>
          <w:rFonts w:ascii="Times New Roman" w:hAnsi="Times New Roman"/>
          <w:sz w:val="24"/>
          <w:szCs w:val="24"/>
        </w:rPr>
      </w:pPr>
      <w:r w:rsidRPr="0036491A">
        <w:rPr>
          <w:rFonts w:ascii="Times New Roman" w:hAnsi="Times New Roman"/>
          <w:sz w:val="24"/>
          <w:szCs w:val="24"/>
        </w:rPr>
        <w:lastRenderedPageBreak/>
        <w:br w:type="page"/>
      </w:r>
    </w:p>
    <w:p w:rsidR="005427C1" w:rsidRPr="0036491A" w:rsidRDefault="005427C1" w:rsidP="00CF778B">
      <w:pPr>
        <w:pStyle w:val="Heading3"/>
        <w:numPr>
          <w:ilvl w:val="1"/>
          <w:numId w:val="70"/>
        </w:numPr>
        <w:spacing w:before="0" w:line="240" w:lineRule="auto"/>
        <w:ind w:left="475" w:hanging="475"/>
        <w:rPr>
          <w:rFonts w:ascii="Times New Roman" w:hAnsi="Times New Roman" w:cs="Times New Roman"/>
          <w:color w:val="auto"/>
          <w:sz w:val="28"/>
          <w:szCs w:val="24"/>
        </w:rPr>
      </w:pPr>
      <w:bookmarkStart w:id="47" w:name="_Toc123199400"/>
      <w:bookmarkStart w:id="48" w:name="_Toc123284694"/>
      <w:bookmarkStart w:id="49" w:name="_Toc49391208"/>
      <w:r w:rsidRPr="0036491A">
        <w:rPr>
          <w:rFonts w:ascii="Times New Roman" w:hAnsi="Times New Roman" w:cs="Times New Roman"/>
          <w:color w:val="auto"/>
          <w:sz w:val="28"/>
          <w:szCs w:val="24"/>
        </w:rPr>
        <w:lastRenderedPageBreak/>
        <w:t>Branch Control Manager</w:t>
      </w:r>
      <w:bookmarkEnd w:id="47"/>
      <w:bookmarkEnd w:id="48"/>
      <w:r w:rsidRPr="0036491A">
        <w:rPr>
          <w:rFonts w:ascii="Times New Roman" w:hAnsi="Times New Roman" w:cs="Times New Roman"/>
          <w:color w:val="auto"/>
          <w:sz w:val="28"/>
          <w:szCs w:val="24"/>
        </w:rPr>
        <w:t xml:space="preserve"> </w:t>
      </w:r>
      <w:bookmarkEnd w:id="49"/>
    </w:p>
    <w:tbl>
      <w:tblPr>
        <w:tblStyle w:val="TableGrid"/>
        <w:tblpPr w:leftFromText="180" w:rightFromText="180" w:vertAnchor="text" w:horzAnchor="margin" w:tblpXSpec="center" w:tblpY="201"/>
        <w:tblW w:w="10800" w:type="dxa"/>
        <w:jc w:val="center"/>
        <w:tblLook w:val="04A0" w:firstRow="1" w:lastRow="0" w:firstColumn="1" w:lastColumn="0" w:noHBand="0" w:noVBand="1"/>
      </w:tblPr>
      <w:tblGrid>
        <w:gridCol w:w="4968"/>
        <w:gridCol w:w="1044"/>
        <w:gridCol w:w="4788"/>
      </w:tblGrid>
      <w:tr w:rsidR="0036491A" w:rsidRPr="0036491A" w:rsidTr="005427C1">
        <w:trPr>
          <w:trHeight w:hRule="exact" w:val="370"/>
          <w:jc w:val="center"/>
        </w:trPr>
        <w:tc>
          <w:tcPr>
            <w:tcW w:w="10800" w:type="dxa"/>
            <w:gridSpan w:val="3"/>
            <w:shd w:val="clear" w:color="auto" w:fill="auto"/>
          </w:tcPr>
          <w:p w:rsidR="005427C1" w:rsidRPr="0036491A" w:rsidRDefault="005427C1" w:rsidP="00142F34">
            <w:pPr>
              <w:pStyle w:val="ListParagraph"/>
              <w:numPr>
                <w:ilvl w:val="0"/>
                <w:numId w:val="50"/>
              </w:numPr>
              <w:ind w:left="270" w:hanging="270"/>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62"/>
          <w:jc w:val="center"/>
        </w:trPr>
        <w:tc>
          <w:tcPr>
            <w:tcW w:w="496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Title</w:t>
            </w:r>
            <w:r w:rsidRPr="0036491A">
              <w:rPr>
                <w:rFonts w:ascii="Times New Roman" w:hAnsi="Times New Roman"/>
                <w:sz w:val="24"/>
                <w:szCs w:val="24"/>
              </w:rPr>
              <w:t>: Branch Control Manager</w:t>
            </w:r>
          </w:p>
        </w:tc>
        <w:tc>
          <w:tcPr>
            <w:tcW w:w="5832" w:type="dxa"/>
            <w:gridSpan w:val="2"/>
            <w:shd w:val="clear" w:color="auto" w:fill="auto"/>
          </w:tcPr>
          <w:p w:rsidR="005427C1" w:rsidRPr="0036491A" w:rsidRDefault="005427C1" w:rsidP="005427C1">
            <w:pPr>
              <w:rPr>
                <w:rFonts w:ascii="Times New Roman" w:hAnsi="Times New Roman"/>
                <w:b/>
                <w:sz w:val="24"/>
                <w:szCs w:val="24"/>
              </w:rPr>
            </w:pPr>
            <w:r w:rsidRPr="0036491A">
              <w:rPr>
                <w:rFonts w:ascii="Times New Roman" w:hAnsi="Times New Roman"/>
                <w:b/>
                <w:sz w:val="24"/>
                <w:szCs w:val="24"/>
              </w:rPr>
              <w:t>Organizational Relationships:</w:t>
            </w:r>
          </w:p>
        </w:tc>
      </w:tr>
      <w:tr w:rsidR="0036491A" w:rsidRPr="0036491A" w:rsidTr="005427C1">
        <w:trPr>
          <w:trHeight w:hRule="exact" w:val="432"/>
          <w:jc w:val="center"/>
        </w:trPr>
        <w:tc>
          <w:tcPr>
            <w:tcW w:w="4968" w:type="dxa"/>
            <w:shd w:val="clear" w:color="auto" w:fill="auto"/>
            <w:vAlign w:val="center"/>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 (To be filled by HR)</w:t>
            </w:r>
          </w:p>
        </w:tc>
        <w:tc>
          <w:tcPr>
            <w:tcW w:w="5832" w:type="dxa"/>
            <w:gridSpan w:val="2"/>
            <w:shd w:val="clear" w:color="auto" w:fill="auto"/>
            <w:vAlign w:val="center"/>
          </w:tcPr>
          <w:p w:rsidR="005427C1" w:rsidRPr="0036491A" w:rsidRDefault="005427C1" w:rsidP="005427C1">
            <w:pPr>
              <w:ind w:left="2125" w:hanging="2125"/>
              <w:rPr>
                <w:rFonts w:ascii="Times New Roman" w:hAnsi="Times New Roman"/>
                <w:sz w:val="24"/>
                <w:szCs w:val="24"/>
              </w:rPr>
            </w:pPr>
            <w:r w:rsidRPr="0036491A">
              <w:rPr>
                <w:rFonts w:ascii="Times New Roman" w:hAnsi="Times New Roman"/>
                <w:b/>
                <w:sz w:val="24"/>
                <w:szCs w:val="24"/>
              </w:rPr>
              <w:t>Reports Directly To</w:t>
            </w:r>
            <w:r w:rsidR="00030AA5" w:rsidRPr="0036491A">
              <w:rPr>
                <w:rFonts w:ascii="Times New Roman" w:hAnsi="Times New Roman"/>
                <w:sz w:val="24"/>
                <w:szCs w:val="24"/>
              </w:rPr>
              <w:t>: Branch</w:t>
            </w:r>
            <w:r w:rsidRPr="0036491A">
              <w:rPr>
                <w:rFonts w:ascii="Times New Roman" w:hAnsi="Times New Roman"/>
                <w:sz w:val="24"/>
                <w:szCs w:val="24"/>
              </w:rPr>
              <w:t xml:space="preserve"> Manager</w:t>
            </w:r>
          </w:p>
        </w:tc>
      </w:tr>
      <w:tr w:rsidR="0036491A" w:rsidRPr="0036491A" w:rsidTr="005427C1">
        <w:trPr>
          <w:trHeight w:hRule="exact" w:val="280"/>
          <w:jc w:val="center"/>
        </w:trPr>
        <w:tc>
          <w:tcPr>
            <w:tcW w:w="496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832" w:type="dxa"/>
            <w:gridSpan w:val="2"/>
            <w:shd w:val="clear" w:color="auto" w:fill="auto"/>
          </w:tcPr>
          <w:p w:rsidR="005427C1" w:rsidRPr="0036491A" w:rsidRDefault="005427C1" w:rsidP="00B13AF7">
            <w:pPr>
              <w:jc w:val="both"/>
              <w:rPr>
                <w:rFonts w:ascii="Times New Roman" w:hAnsi="Times New Roman"/>
                <w:sz w:val="24"/>
                <w:szCs w:val="24"/>
              </w:rPr>
            </w:pPr>
            <w:r w:rsidRPr="0036491A">
              <w:rPr>
                <w:rFonts w:ascii="Times New Roman" w:hAnsi="Times New Roman"/>
                <w:b/>
                <w:sz w:val="24"/>
                <w:szCs w:val="24"/>
              </w:rPr>
              <w:t>Supervises</w:t>
            </w:r>
            <w:r w:rsidRPr="0036491A">
              <w:rPr>
                <w:rFonts w:ascii="Times New Roman" w:hAnsi="Times New Roman"/>
                <w:sz w:val="24"/>
                <w:szCs w:val="24"/>
              </w:rPr>
              <w:t>: Branch Control</w:t>
            </w:r>
            <w:r w:rsidR="00B13AF7" w:rsidRPr="0036491A">
              <w:rPr>
                <w:rFonts w:ascii="Times New Roman" w:hAnsi="Times New Roman"/>
                <w:sz w:val="24"/>
                <w:szCs w:val="24"/>
              </w:rPr>
              <w:t>ler</w:t>
            </w:r>
          </w:p>
        </w:tc>
      </w:tr>
      <w:tr w:rsidR="0036491A" w:rsidRPr="0036491A" w:rsidTr="005427C1">
        <w:trPr>
          <w:trHeight w:hRule="exact" w:val="334"/>
          <w:jc w:val="center"/>
        </w:trPr>
        <w:tc>
          <w:tcPr>
            <w:tcW w:w="496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832"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34"/>
          <w:jc w:val="center"/>
        </w:trPr>
        <w:tc>
          <w:tcPr>
            <w:tcW w:w="496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Grade</w:t>
            </w:r>
            <w:r w:rsidRPr="0036491A">
              <w:rPr>
                <w:rFonts w:ascii="Times New Roman" w:hAnsi="Times New Roman"/>
                <w:sz w:val="24"/>
                <w:szCs w:val="24"/>
              </w:rPr>
              <w:t>:13</w:t>
            </w:r>
          </w:p>
        </w:tc>
        <w:tc>
          <w:tcPr>
            <w:tcW w:w="5832" w:type="dxa"/>
            <w:gridSpan w:val="2"/>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61"/>
          <w:jc w:val="center"/>
        </w:trPr>
        <w:tc>
          <w:tcPr>
            <w:tcW w:w="4968"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Unit</w:t>
            </w:r>
            <w:r w:rsidRPr="0036491A">
              <w:rPr>
                <w:rFonts w:ascii="Times New Roman" w:hAnsi="Times New Roman"/>
                <w:sz w:val="24"/>
                <w:szCs w:val="24"/>
              </w:rPr>
              <w:t xml:space="preserve">: Branch  </w:t>
            </w:r>
          </w:p>
        </w:tc>
        <w:tc>
          <w:tcPr>
            <w:tcW w:w="5832"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Operative Level Management: OLM</w:t>
            </w:r>
          </w:p>
        </w:tc>
      </w:tr>
      <w:tr w:rsidR="0036491A" w:rsidRPr="0036491A" w:rsidTr="005427C1">
        <w:trPr>
          <w:trHeight w:val="671"/>
          <w:jc w:val="center"/>
        </w:trPr>
        <w:tc>
          <w:tcPr>
            <w:tcW w:w="10800" w:type="dxa"/>
            <w:gridSpan w:val="3"/>
            <w:shd w:val="clear" w:color="auto" w:fill="auto"/>
          </w:tcPr>
          <w:p w:rsidR="005427C1" w:rsidRPr="0036491A" w:rsidRDefault="005427C1" w:rsidP="00142F34">
            <w:pPr>
              <w:pStyle w:val="ListParagraph"/>
              <w:numPr>
                <w:ilvl w:val="0"/>
                <w:numId w:val="50"/>
              </w:numPr>
              <w:autoSpaceDE w:val="0"/>
              <w:autoSpaceDN w:val="0"/>
              <w:adjustRightInd w:val="0"/>
              <w:ind w:left="270" w:hanging="27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 xml:space="preserve"> To ensure efficient and effective internal control system in the branch through regularly checks and monitors financial and non-financial transactions that comply with appropriate laws, and regulations, at branches and also Promotes internal Control Self-Assessment in the branch so as to achieve organizational vision and strategic objectives.</w:t>
            </w:r>
          </w:p>
        </w:tc>
      </w:tr>
      <w:tr w:rsidR="0036491A" w:rsidRPr="0036491A" w:rsidTr="00CF778B">
        <w:trPr>
          <w:trHeight w:val="5480"/>
          <w:jc w:val="center"/>
        </w:trPr>
        <w:tc>
          <w:tcPr>
            <w:tcW w:w="10800" w:type="dxa"/>
            <w:gridSpan w:val="3"/>
            <w:shd w:val="clear" w:color="auto" w:fill="auto"/>
          </w:tcPr>
          <w:p w:rsidR="005427C1" w:rsidRPr="0036491A" w:rsidRDefault="005427C1" w:rsidP="00142F34">
            <w:pPr>
              <w:pStyle w:val="ListParagraph"/>
              <w:numPr>
                <w:ilvl w:val="0"/>
                <w:numId w:val="50"/>
              </w:numPr>
              <w:autoSpaceDE w:val="0"/>
              <w:autoSpaceDN w:val="0"/>
              <w:adjustRightInd w:val="0"/>
              <w:ind w:left="270" w:hanging="360"/>
              <w:jc w:val="both"/>
              <w:rPr>
                <w:rFonts w:ascii="Times New Roman" w:hAnsi="Times New Roman"/>
                <w:sz w:val="24"/>
                <w:szCs w:val="24"/>
              </w:rPr>
            </w:pPr>
            <w:r w:rsidRPr="0036491A">
              <w:rPr>
                <w:rFonts w:ascii="Times New Roman" w:hAnsi="Times New Roman"/>
                <w:b/>
                <w:sz w:val="24"/>
                <w:szCs w:val="24"/>
              </w:rPr>
              <w:t xml:space="preserve">Key Job Duties and Responsibilities: </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compliance with appropriate laws, regulations, ethical norms and contracts at branches;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Promotes and champions Internal Control Self-Assessment in the branch;</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efficient internal control  management system in the branch;</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Manages and maintains positive relationship with customer and among staff:</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Enhances the Bank’s image through continuous pro-active improvement: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Identifies the bottleneck and proposes solution that hinder branch from achieving its Objective;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Proposes solution for the branch to provide efficient and high quality services to customers;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Identifies and reports the reason for tasks not completed as per the standard timescales;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and monitors key financial  and Non-financial transactions before/after effecting payments;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Ensures the relevance, reliability, and credibility of all branch level financial and operating information;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Performs daily ticket filing (source document);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Conducts surprise check on Officers cash box at any time;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safeguarding of the Bank’s assets/resources;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Assesses the Branch operations, transactions and work practices and report any deviation to district Internal control manager;</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Acts as a focal point for detection and Identification of risk exposures and use of effective mitigation strategies in branches;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lastRenderedPageBreak/>
              <w:t>Ensures branch specific operational objectives are reasonably met;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Promotes awareness on the internal control culture in the branch;</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Prepares daily/Weekly/Monthly/Quarterly report on major findings as case may be and submit report  to the District control manager;</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Ensures the timely rectification of discrepancies as per the agreed action plan;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Reviews monthly  internal control self-assessment report  by Business Managers and Operation Manager;</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the Branch Manager and the District Manager take appropriate remedial action on customers' complaints;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service levels are properly measured against customer expectation and Bank standard;</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Guides and supports to strengthen the internal control system in the branch;</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Ensures proper custody of all branch documents and archive’s key;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 other assigned duties.</w:t>
            </w:r>
          </w:p>
        </w:tc>
      </w:tr>
      <w:tr w:rsidR="0036491A" w:rsidRPr="0036491A" w:rsidTr="005427C1">
        <w:trPr>
          <w:trHeight w:hRule="exact" w:val="1593"/>
          <w:jc w:val="center"/>
        </w:trPr>
        <w:tc>
          <w:tcPr>
            <w:tcW w:w="10800" w:type="dxa"/>
            <w:gridSpan w:val="3"/>
            <w:shd w:val="clear" w:color="auto" w:fill="auto"/>
          </w:tcPr>
          <w:p w:rsidR="005427C1" w:rsidRPr="0036491A" w:rsidRDefault="005427C1" w:rsidP="00142F34">
            <w:pPr>
              <w:pStyle w:val="ListParagraph"/>
              <w:numPr>
                <w:ilvl w:val="0"/>
                <w:numId w:val="50"/>
              </w:numPr>
              <w:ind w:left="450" w:hanging="45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Strategic and operational efficiency and effectiveness such as: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3"/>
              </w:numPr>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p w:rsidR="005427C1" w:rsidRPr="0036491A" w:rsidRDefault="005427C1" w:rsidP="00142F34">
            <w:pPr>
              <w:pStyle w:val="ListParagraph"/>
              <w:numPr>
                <w:ilvl w:val="0"/>
                <w:numId w:val="73"/>
              </w:numPr>
              <w:ind w:left="540" w:hanging="270"/>
              <w:jc w:val="both"/>
              <w:rPr>
                <w:rFonts w:ascii="Times New Roman" w:hAnsi="Times New Roman"/>
                <w:sz w:val="24"/>
                <w:szCs w:val="24"/>
              </w:rPr>
            </w:pPr>
            <w:r w:rsidRPr="0036491A">
              <w:rPr>
                <w:rFonts w:ascii="Times New Roman" w:hAnsi="Times New Roman"/>
                <w:sz w:val="24"/>
                <w:szCs w:val="24"/>
              </w:rPr>
              <w:t>Timeliness of work;</w:t>
            </w:r>
          </w:p>
          <w:p w:rsidR="005427C1" w:rsidRPr="0036491A" w:rsidRDefault="005427C1" w:rsidP="005427C1">
            <w:pPr>
              <w:ind w:left="900"/>
              <w:rPr>
                <w:rFonts w:ascii="Times New Roman" w:hAnsi="Times New Roman"/>
                <w:sz w:val="24"/>
                <w:szCs w:val="24"/>
              </w:rPr>
            </w:pPr>
          </w:p>
        </w:tc>
      </w:tr>
      <w:tr w:rsidR="0036491A" w:rsidRPr="0036491A" w:rsidTr="005427C1">
        <w:trPr>
          <w:trHeight w:val="443"/>
          <w:jc w:val="center"/>
        </w:trPr>
        <w:tc>
          <w:tcPr>
            <w:tcW w:w="6012" w:type="dxa"/>
            <w:gridSpan w:val="2"/>
            <w:shd w:val="clear" w:color="auto" w:fill="auto"/>
          </w:tcPr>
          <w:p w:rsidR="005427C1" w:rsidRPr="0036491A" w:rsidRDefault="005427C1" w:rsidP="00142F34">
            <w:pPr>
              <w:pStyle w:val="ListParagraph"/>
              <w:numPr>
                <w:ilvl w:val="0"/>
                <w:numId w:val="50"/>
              </w:numPr>
              <w:ind w:left="360" w:hanging="36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ListParagraph"/>
              <w:numPr>
                <w:ilvl w:val="0"/>
                <w:numId w:val="48"/>
              </w:numPr>
              <w:jc w:val="both"/>
              <w:rPr>
                <w:rFonts w:ascii="Times New Roman" w:hAnsi="Times New Roman"/>
                <w:b/>
                <w:bCs/>
                <w:sz w:val="24"/>
                <w:szCs w:val="24"/>
              </w:rPr>
            </w:pPr>
            <w:r w:rsidRPr="0036491A">
              <w:rPr>
                <w:rFonts w:ascii="Times New Roman" w:hAnsi="Times New Roman"/>
                <w:b/>
                <w:bCs/>
                <w:sz w:val="24"/>
                <w:szCs w:val="24"/>
              </w:rPr>
              <w:t>Summary of Key Competency Requirements</w:t>
            </w:r>
          </w:p>
          <w:p w:rsidR="005427C1" w:rsidRPr="0036491A" w:rsidRDefault="005427C1" w:rsidP="00142F34">
            <w:pPr>
              <w:pStyle w:val="ListParagraph"/>
              <w:numPr>
                <w:ilvl w:val="0"/>
                <w:numId w:val="49"/>
              </w:numPr>
              <w:jc w:val="both"/>
              <w:rPr>
                <w:rFonts w:ascii="Times New Roman" w:hAnsi="Times New Roman"/>
                <w:b/>
                <w:sz w:val="24"/>
                <w:szCs w:val="24"/>
              </w:rPr>
            </w:pPr>
            <w:r w:rsidRPr="0036491A">
              <w:rPr>
                <w:rFonts w:ascii="Times New Roman" w:hAnsi="Times New Roman"/>
                <w:b/>
                <w:bCs/>
                <w:sz w:val="24"/>
                <w:szCs w:val="24"/>
              </w:rPr>
              <w:t xml:space="preserve"> Leadership Competency at Proficiency of Intermediate Level</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Coaches &amp; Mentors,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Deals with Conflict,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Drive for Result,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Empowers others through delegation,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Learning Agility,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Manages performance,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Operates from a strategic perspective,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Organizational awareness &amp; diplomacy,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lastRenderedPageBreak/>
              <w:t xml:space="preserve">Provides motivational support,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Manages Relationships,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Sets &amp; provides clear Direction</w:t>
            </w:r>
          </w:p>
          <w:p w:rsidR="005427C1" w:rsidRPr="0036491A" w:rsidRDefault="005427C1" w:rsidP="00142F34">
            <w:pPr>
              <w:pStyle w:val="ListParagraph"/>
              <w:numPr>
                <w:ilvl w:val="0"/>
                <w:numId w:val="49"/>
              </w:numPr>
              <w:jc w:val="both"/>
              <w:rPr>
                <w:rFonts w:ascii="Times New Roman" w:hAnsi="Times New Roman"/>
                <w:b/>
                <w:bCs/>
                <w:sz w:val="24"/>
                <w:szCs w:val="24"/>
              </w:rPr>
            </w:pPr>
            <w:r w:rsidRPr="0036491A">
              <w:rPr>
                <w:rFonts w:ascii="Times New Roman" w:hAnsi="Times New Roman"/>
                <w:b/>
                <w:bCs/>
                <w:sz w:val="24"/>
                <w:szCs w:val="24"/>
              </w:rPr>
              <w:t xml:space="preserve"> Organizational Value Competency at Proficiency of Intermediate Level</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0"/>
                <w:numId w:val="49"/>
              </w:numPr>
              <w:jc w:val="both"/>
              <w:rPr>
                <w:rFonts w:ascii="Times New Roman" w:hAnsi="Times New Roman"/>
                <w:b/>
                <w:bCs/>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 xml:space="preserve">Operational Risk Management (Intermediate Level), Budget Management (Intermediate Level), Internal Control (Intermediate Level), Compliance Risk Management  (Intermediate Level), Office Management (Intermediate Level), Alternative Channels (ATM, Internet Banking, Mobile Banking, etc) (Intermediate Level), Business controlling (Intermediate Level), Market &amp; Customer Understanding (Intermediate Level), International Banking Operation (Novice Level), Credit Risk Management (Novice Level), Risk Analysis, Assessment &amp; Reporting (Intermediate Level), Quality Assurance (Intermediate Level), Branch Operations (Intermediate Level), Communicates Clearly (Intermediate Level), Audit follow-up (Intermediate Level), Problem Identification and Solution (Intermediate Level), Knowledge of Audit Management Principles (Advanced Level), Attention to Detail </w:t>
            </w:r>
            <w:r w:rsidRPr="0036491A">
              <w:rPr>
                <w:rFonts w:ascii="Times New Roman" w:hAnsi="Times New Roman"/>
                <w:sz w:val="24"/>
                <w:szCs w:val="24"/>
              </w:rPr>
              <w:lastRenderedPageBreak/>
              <w:t>(Intermediate Level), Archives Management (Intermediate Level)</w:t>
            </w:r>
          </w:p>
        </w:tc>
        <w:tc>
          <w:tcPr>
            <w:tcW w:w="4788" w:type="dxa"/>
            <w:shd w:val="clear" w:color="auto" w:fill="auto"/>
          </w:tcPr>
          <w:p w:rsidR="005427C1" w:rsidRPr="0036491A" w:rsidRDefault="005427C1" w:rsidP="00142F34">
            <w:pPr>
              <w:pStyle w:val="Default"/>
              <w:numPr>
                <w:ilvl w:val="0"/>
                <w:numId w:val="48"/>
              </w:numPr>
              <w:spacing w:line="360" w:lineRule="auto"/>
              <w:ind w:left="257" w:hanging="257"/>
              <w:jc w:val="both"/>
              <w:rPr>
                <w:rFonts w:ascii="Times New Roman" w:hAnsi="Times New Roman" w:cs="Times New Roman"/>
                <w:color w:val="auto"/>
              </w:rPr>
            </w:pPr>
            <w:r w:rsidRPr="0036491A">
              <w:rPr>
                <w:rFonts w:ascii="Times New Roman" w:hAnsi="Times New Roman" w:cs="Times New Roman"/>
                <w:b/>
                <w:bCs/>
                <w:color w:val="auto"/>
              </w:rPr>
              <w:lastRenderedPageBreak/>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Master’s Degree in Economics, Management, Accounting or other Business related fields or</w:t>
            </w:r>
          </w:p>
          <w:p w:rsidR="005427C1" w:rsidRPr="0036491A" w:rsidRDefault="005427C1" w:rsidP="00B13AF7">
            <w:pPr>
              <w:jc w:val="both"/>
              <w:rPr>
                <w:rFonts w:ascii="Times New Roman" w:hAnsi="Times New Roman"/>
                <w:sz w:val="24"/>
                <w:szCs w:val="24"/>
              </w:rPr>
            </w:pPr>
            <w:r w:rsidRPr="0036491A">
              <w:rPr>
                <w:rFonts w:ascii="Times New Roman" w:hAnsi="Times New Roman"/>
                <w:sz w:val="24"/>
                <w:szCs w:val="24"/>
              </w:rPr>
              <w:t xml:space="preserve">B.A Degree in Economics, Management, Accounting or other business related field; with </w:t>
            </w:r>
            <w:r w:rsidR="00B13AF7" w:rsidRPr="0036491A">
              <w:rPr>
                <w:rFonts w:ascii="Times New Roman" w:hAnsi="Times New Roman"/>
                <w:sz w:val="24"/>
                <w:szCs w:val="24"/>
              </w:rPr>
              <w:t>6</w:t>
            </w:r>
            <w:r w:rsidRPr="0036491A">
              <w:rPr>
                <w:rFonts w:ascii="Times New Roman" w:hAnsi="Times New Roman"/>
                <w:sz w:val="24"/>
                <w:szCs w:val="24"/>
              </w:rPr>
              <w:t>/</w:t>
            </w:r>
            <w:r w:rsidR="00B13AF7" w:rsidRPr="0036491A">
              <w:rPr>
                <w:rFonts w:ascii="Times New Roman" w:hAnsi="Times New Roman"/>
                <w:sz w:val="24"/>
                <w:szCs w:val="24"/>
              </w:rPr>
              <w:t>8</w:t>
            </w:r>
            <w:r w:rsidRPr="0036491A">
              <w:rPr>
                <w:rFonts w:ascii="Times New Roman" w:hAnsi="Times New Roman"/>
                <w:sz w:val="24"/>
                <w:szCs w:val="24"/>
              </w:rPr>
              <w:t xml:space="preserve"> years of Banking experience of which 1 year at Job Grade 12 in Banking Operation Job Family.</w:t>
            </w:r>
          </w:p>
        </w:tc>
      </w:tr>
      <w:tr w:rsidR="0036491A" w:rsidRPr="0036491A" w:rsidTr="005427C1">
        <w:trPr>
          <w:trHeight w:hRule="exact" w:val="1904"/>
          <w:jc w:val="center"/>
        </w:trPr>
        <w:tc>
          <w:tcPr>
            <w:tcW w:w="10800" w:type="dxa"/>
            <w:gridSpan w:val="3"/>
            <w:shd w:val="clear" w:color="auto" w:fill="auto"/>
          </w:tcPr>
          <w:p w:rsidR="005427C1" w:rsidRPr="0036491A" w:rsidRDefault="005427C1" w:rsidP="00142F34">
            <w:pPr>
              <w:pStyle w:val="ListParagraph"/>
              <w:numPr>
                <w:ilvl w:val="0"/>
                <w:numId w:val="51"/>
              </w:numPr>
              <w:shd w:val="clear" w:color="auto" w:fill="FFFFFF"/>
              <w:tabs>
                <w:tab w:val="left" w:pos="450"/>
              </w:tabs>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5427C1">
            <w:pPr>
              <w:shd w:val="clear" w:color="auto" w:fill="FFFFFF"/>
              <w:rPr>
                <w:rFonts w:ascii="Times New Roman" w:eastAsia="Times New Roman" w:hAnsi="Times New Roman"/>
                <w:sz w:val="24"/>
                <w:szCs w:val="24"/>
              </w:rPr>
            </w:pPr>
            <w:r w:rsidRPr="0036491A">
              <w:rPr>
                <w:rFonts w:ascii="Times New Roman" w:eastAsia="Times New Roman" w:hAnsi="Times New Roman"/>
                <w:sz w:val="24"/>
                <w:szCs w:val="24"/>
              </w:rPr>
              <w:t xml:space="preserve"> 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5427C1">
            <w:pPr>
              <w:shd w:val="clear" w:color="auto" w:fill="FFFFFF"/>
              <w:rPr>
                <w:rFonts w:ascii="Times New Roman" w:eastAsia="Times New Roman" w:hAnsi="Times New Roman"/>
                <w:sz w:val="24"/>
                <w:szCs w:val="24"/>
              </w:rPr>
            </w:pPr>
          </w:p>
          <w:p w:rsidR="005427C1" w:rsidRPr="0036491A" w:rsidRDefault="005427C1" w:rsidP="005427C1">
            <w:pPr>
              <w:shd w:val="clear" w:color="auto" w:fill="FFFFFF"/>
              <w:rPr>
                <w:rFonts w:ascii="Times New Roman" w:eastAsia="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p w:rsidR="005427C1" w:rsidRPr="0036491A" w:rsidRDefault="005427C1" w:rsidP="005427C1">
            <w:pPr>
              <w:shd w:val="clear" w:color="auto" w:fill="FFFFFF"/>
              <w:rPr>
                <w:rFonts w:ascii="Times New Roman" w:eastAsia="Times New Roman" w:hAnsi="Times New Roman"/>
                <w:b/>
                <w:sz w:val="24"/>
                <w:szCs w:val="24"/>
              </w:rPr>
            </w:pPr>
          </w:p>
        </w:tc>
      </w:tr>
      <w:tr w:rsidR="0036491A" w:rsidRPr="0036491A" w:rsidTr="005427C1">
        <w:trPr>
          <w:trHeight w:val="3292"/>
          <w:jc w:val="center"/>
        </w:trPr>
        <w:tc>
          <w:tcPr>
            <w:tcW w:w="10800" w:type="dxa"/>
            <w:gridSpan w:val="3"/>
            <w:shd w:val="clear" w:color="auto" w:fill="auto"/>
          </w:tcPr>
          <w:p w:rsidR="005427C1" w:rsidRPr="0036491A" w:rsidRDefault="005427C1" w:rsidP="005427C1">
            <w:pPr>
              <w:shd w:val="clear" w:color="auto" w:fill="FFFFFF" w:themeFill="background1"/>
              <w:rPr>
                <w:rFonts w:ascii="Times New Roman" w:hAnsi="Times New Roman"/>
                <w:b/>
                <w:sz w:val="24"/>
                <w:szCs w:val="24"/>
              </w:rPr>
            </w:pPr>
            <w:r w:rsidRPr="0036491A">
              <w:rPr>
                <w:rFonts w:ascii="Times New Roman" w:hAnsi="Times New Roman"/>
                <w:b/>
                <w:sz w:val="24"/>
                <w:szCs w:val="24"/>
              </w:rPr>
              <w:t>VII. 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 xml:space="preserve">I ________________have read the above,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______________</w:t>
            </w:r>
          </w:p>
        </w:tc>
      </w:tr>
    </w:tbl>
    <w:p w:rsidR="005427C1" w:rsidRPr="0036491A" w:rsidRDefault="005427C1" w:rsidP="005427C1">
      <w:pPr>
        <w:rPr>
          <w:rFonts w:ascii="Times New Roman" w:hAnsi="Times New Roman"/>
          <w:sz w:val="24"/>
          <w:szCs w:val="24"/>
        </w:rPr>
      </w:pPr>
      <w:r w:rsidRPr="0036491A">
        <w:rPr>
          <w:rFonts w:ascii="Times New Roman" w:hAnsi="Times New Roman"/>
          <w:sz w:val="24"/>
          <w:szCs w:val="24"/>
        </w:rPr>
        <w:br w:type="page"/>
      </w:r>
    </w:p>
    <w:p w:rsidR="005427C1" w:rsidRPr="0036491A" w:rsidRDefault="005427C1" w:rsidP="00CF778B">
      <w:pPr>
        <w:pStyle w:val="Heading2"/>
        <w:numPr>
          <w:ilvl w:val="1"/>
          <w:numId w:val="70"/>
        </w:numPr>
        <w:spacing w:before="0" w:beforeAutospacing="0" w:after="0" w:afterAutospacing="0"/>
        <w:ind w:left="475" w:hanging="475"/>
        <w:rPr>
          <w:sz w:val="28"/>
          <w:szCs w:val="28"/>
        </w:rPr>
      </w:pPr>
      <w:bookmarkStart w:id="50" w:name="_Toc123199401"/>
      <w:bookmarkStart w:id="51" w:name="_Toc123284695"/>
      <w:r w:rsidRPr="0036491A">
        <w:rPr>
          <w:sz w:val="28"/>
          <w:szCs w:val="28"/>
        </w:rPr>
        <w:lastRenderedPageBreak/>
        <w:t>Branch Control</w:t>
      </w:r>
      <w:r w:rsidR="00B13AF7" w:rsidRPr="0036491A">
        <w:rPr>
          <w:sz w:val="28"/>
          <w:szCs w:val="28"/>
        </w:rPr>
        <w:t>ler</w:t>
      </w:r>
      <w:bookmarkEnd w:id="50"/>
      <w:bookmarkEnd w:id="51"/>
      <w:r w:rsidRPr="0036491A">
        <w:rPr>
          <w:sz w:val="28"/>
          <w:szCs w:val="28"/>
        </w:rPr>
        <w:t xml:space="preserve"> </w:t>
      </w:r>
    </w:p>
    <w:tbl>
      <w:tblPr>
        <w:tblStyle w:val="TableGrid"/>
        <w:tblpPr w:leftFromText="180" w:rightFromText="180" w:vertAnchor="text" w:horzAnchor="margin" w:tblpXSpec="center" w:tblpY="201"/>
        <w:tblW w:w="10800" w:type="dxa"/>
        <w:jc w:val="center"/>
        <w:tblLayout w:type="fixed"/>
        <w:tblLook w:val="04A0" w:firstRow="1" w:lastRow="0" w:firstColumn="1" w:lastColumn="0" w:noHBand="0" w:noVBand="1"/>
      </w:tblPr>
      <w:tblGrid>
        <w:gridCol w:w="4991"/>
        <w:gridCol w:w="926"/>
        <w:gridCol w:w="4883"/>
      </w:tblGrid>
      <w:tr w:rsidR="0036491A" w:rsidRPr="0036491A" w:rsidTr="005427C1">
        <w:trPr>
          <w:trHeight w:hRule="exact" w:val="277"/>
          <w:jc w:val="center"/>
        </w:trPr>
        <w:tc>
          <w:tcPr>
            <w:tcW w:w="10800" w:type="dxa"/>
            <w:gridSpan w:val="3"/>
            <w:shd w:val="clear" w:color="auto" w:fill="auto"/>
          </w:tcPr>
          <w:p w:rsidR="005427C1" w:rsidRPr="0036491A" w:rsidRDefault="005427C1" w:rsidP="00142F34">
            <w:pPr>
              <w:pStyle w:val="ListParagraph"/>
              <w:numPr>
                <w:ilvl w:val="0"/>
                <w:numId w:val="53"/>
              </w:numPr>
              <w:ind w:left="450" w:hanging="360"/>
              <w:rPr>
                <w:rFonts w:ascii="Times New Roman" w:hAnsi="Times New Roman"/>
                <w:b/>
                <w:sz w:val="24"/>
                <w:szCs w:val="24"/>
              </w:rPr>
            </w:pPr>
            <w:r w:rsidRPr="0036491A">
              <w:rPr>
                <w:rFonts w:ascii="Times New Roman" w:hAnsi="Times New Roman"/>
                <w:b/>
                <w:sz w:val="24"/>
                <w:szCs w:val="24"/>
              </w:rPr>
              <w:t>Job Details /Profile/:</w:t>
            </w:r>
          </w:p>
        </w:tc>
      </w:tr>
      <w:tr w:rsidR="0036491A" w:rsidRPr="0036491A" w:rsidTr="005427C1">
        <w:trPr>
          <w:trHeight w:hRule="exact" w:val="352"/>
          <w:jc w:val="center"/>
        </w:trPr>
        <w:tc>
          <w:tcPr>
            <w:tcW w:w="4991" w:type="dxa"/>
            <w:shd w:val="clear" w:color="auto" w:fill="auto"/>
          </w:tcPr>
          <w:p w:rsidR="005427C1" w:rsidRPr="0036491A" w:rsidRDefault="005427C1" w:rsidP="005427C1">
            <w:pPr>
              <w:pStyle w:val="Heading7"/>
              <w:spacing w:before="0" w:line="360" w:lineRule="auto"/>
              <w:outlineLvl w:val="6"/>
              <w:rPr>
                <w:rFonts w:ascii="Times New Roman" w:hAnsi="Times New Roman" w:cs="Times New Roman"/>
                <w:i w:val="0"/>
                <w:color w:val="auto"/>
                <w:sz w:val="24"/>
                <w:szCs w:val="24"/>
              </w:rPr>
            </w:pPr>
            <w:r w:rsidRPr="0036491A">
              <w:rPr>
                <w:rFonts w:ascii="Times New Roman" w:hAnsi="Times New Roman" w:cs="Times New Roman"/>
                <w:b/>
                <w:i w:val="0"/>
                <w:color w:val="auto"/>
                <w:sz w:val="24"/>
                <w:szCs w:val="24"/>
              </w:rPr>
              <w:t xml:space="preserve">Job Title: </w:t>
            </w:r>
            <w:r w:rsidRPr="0036491A">
              <w:rPr>
                <w:rFonts w:ascii="Times New Roman" w:hAnsi="Times New Roman" w:cs="Times New Roman"/>
                <w:i w:val="0"/>
                <w:color w:val="auto"/>
                <w:sz w:val="24"/>
                <w:szCs w:val="24"/>
              </w:rPr>
              <w:t>Branch Control</w:t>
            </w:r>
            <w:r w:rsidR="00B13AF7" w:rsidRPr="0036491A">
              <w:rPr>
                <w:rFonts w:ascii="Times New Roman" w:hAnsi="Times New Roman" w:cs="Times New Roman"/>
                <w:i w:val="0"/>
                <w:color w:val="auto"/>
                <w:sz w:val="24"/>
                <w:szCs w:val="24"/>
              </w:rPr>
              <w:t>ler</w:t>
            </w:r>
          </w:p>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hAnsi="Times New Roman"/>
                <w:sz w:val="24"/>
                <w:szCs w:val="24"/>
              </w:rPr>
            </w:pPr>
          </w:p>
        </w:tc>
        <w:tc>
          <w:tcPr>
            <w:tcW w:w="5809"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Organizational Relationship</w:t>
            </w:r>
            <w:r w:rsidRPr="0036491A">
              <w:rPr>
                <w:rFonts w:ascii="Times New Roman" w:hAnsi="Times New Roman"/>
                <w:sz w:val="24"/>
                <w:szCs w:val="24"/>
              </w:rPr>
              <w:t>s:</w:t>
            </w:r>
          </w:p>
        </w:tc>
      </w:tr>
      <w:tr w:rsidR="0036491A" w:rsidRPr="0036491A" w:rsidTr="00B13AF7">
        <w:trPr>
          <w:trHeight w:hRule="exact" w:val="367"/>
          <w:jc w:val="center"/>
        </w:trPr>
        <w:tc>
          <w:tcPr>
            <w:tcW w:w="4991"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Job Code</w:t>
            </w:r>
            <w:r w:rsidRPr="0036491A">
              <w:rPr>
                <w:rFonts w:ascii="Times New Roman" w:hAnsi="Times New Roman"/>
                <w:sz w:val="24"/>
                <w:szCs w:val="24"/>
              </w:rPr>
              <w:t>:(To be filled by HR)</w:t>
            </w:r>
          </w:p>
        </w:tc>
        <w:tc>
          <w:tcPr>
            <w:tcW w:w="5809" w:type="dxa"/>
            <w:gridSpan w:val="2"/>
            <w:shd w:val="clear" w:color="auto" w:fill="auto"/>
          </w:tcPr>
          <w:p w:rsidR="005427C1" w:rsidRPr="0036491A" w:rsidRDefault="005427C1" w:rsidP="00B13AF7">
            <w:pPr>
              <w:ind w:left="49" w:hanging="49"/>
              <w:rPr>
                <w:rFonts w:ascii="Times New Roman" w:hAnsi="Times New Roman"/>
                <w:sz w:val="24"/>
                <w:szCs w:val="24"/>
              </w:rPr>
            </w:pPr>
            <w:r w:rsidRPr="0036491A">
              <w:rPr>
                <w:rFonts w:ascii="Times New Roman" w:hAnsi="Times New Roman"/>
                <w:b/>
                <w:sz w:val="24"/>
                <w:szCs w:val="24"/>
              </w:rPr>
              <w:t>Reports Directly To:</w:t>
            </w:r>
            <w:r w:rsidRPr="0036491A">
              <w:rPr>
                <w:rFonts w:ascii="Times New Roman" w:hAnsi="Times New Roman"/>
                <w:sz w:val="24"/>
                <w:szCs w:val="24"/>
              </w:rPr>
              <w:t xml:space="preserve"> </w:t>
            </w:r>
            <w:r w:rsidR="00B13AF7" w:rsidRPr="0036491A">
              <w:rPr>
                <w:rFonts w:ascii="Times New Roman" w:hAnsi="Times New Roman"/>
                <w:sz w:val="24"/>
                <w:szCs w:val="24"/>
              </w:rPr>
              <w:t xml:space="preserve">Branch Control </w:t>
            </w:r>
            <w:r w:rsidRPr="0036491A">
              <w:rPr>
                <w:rFonts w:ascii="Times New Roman" w:hAnsi="Times New Roman"/>
                <w:sz w:val="24"/>
                <w:szCs w:val="24"/>
              </w:rPr>
              <w:t xml:space="preserve">Manager </w:t>
            </w:r>
          </w:p>
        </w:tc>
      </w:tr>
      <w:tr w:rsidR="0036491A" w:rsidRPr="0036491A" w:rsidTr="005427C1">
        <w:trPr>
          <w:trHeight w:hRule="exact" w:val="358"/>
          <w:jc w:val="center"/>
        </w:trPr>
        <w:tc>
          <w:tcPr>
            <w:tcW w:w="4991"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bCs/>
                <w:sz w:val="24"/>
                <w:szCs w:val="24"/>
              </w:rPr>
              <w:t xml:space="preserve">Division: </w:t>
            </w:r>
            <w:r w:rsidRPr="0036491A">
              <w:rPr>
                <w:rFonts w:ascii="Times New Roman" w:hAnsi="Times New Roman"/>
                <w:bCs/>
                <w:sz w:val="24"/>
                <w:szCs w:val="24"/>
              </w:rPr>
              <w:t>Retail &amp; Branch Banking</w:t>
            </w:r>
          </w:p>
        </w:tc>
        <w:tc>
          <w:tcPr>
            <w:tcW w:w="5809" w:type="dxa"/>
            <w:gridSpan w:val="2"/>
            <w:shd w:val="clear" w:color="auto" w:fill="auto"/>
          </w:tcPr>
          <w:p w:rsidR="005427C1" w:rsidRPr="0036491A" w:rsidRDefault="005427C1" w:rsidP="005427C1">
            <w:pPr>
              <w:ind w:left="1153" w:hanging="1153"/>
              <w:rPr>
                <w:rFonts w:ascii="Times New Roman" w:hAnsi="Times New Roman"/>
                <w:sz w:val="24"/>
                <w:szCs w:val="24"/>
              </w:rPr>
            </w:pPr>
            <w:r w:rsidRPr="0036491A">
              <w:rPr>
                <w:rFonts w:ascii="Times New Roman" w:hAnsi="Times New Roman"/>
                <w:b/>
                <w:sz w:val="24"/>
                <w:szCs w:val="24"/>
              </w:rPr>
              <w:t xml:space="preserve">Supervises: </w:t>
            </w:r>
            <w:r w:rsidRPr="0036491A">
              <w:rPr>
                <w:rFonts w:ascii="Times New Roman" w:hAnsi="Times New Roman"/>
                <w:sz w:val="24"/>
                <w:szCs w:val="24"/>
              </w:rPr>
              <w:t xml:space="preserve"> None </w:t>
            </w:r>
          </w:p>
        </w:tc>
      </w:tr>
      <w:tr w:rsidR="0036491A" w:rsidRPr="0036491A" w:rsidTr="005427C1">
        <w:trPr>
          <w:trHeight w:hRule="exact" w:val="340"/>
          <w:jc w:val="center"/>
        </w:trPr>
        <w:tc>
          <w:tcPr>
            <w:tcW w:w="4991"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Department: </w:t>
            </w:r>
            <w:r w:rsidRPr="0036491A">
              <w:rPr>
                <w:rFonts w:ascii="Times New Roman" w:hAnsi="Times New Roman"/>
                <w:sz w:val="24"/>
                <w:szCs w:val="24"/>
              </w:rPr>
              <w:t>District</w:t>
            </w:r>
          </w:p>
        </w:tc>
        <w:tc>
          <w:tcPr>
            <w:tcW w:w="5809" w:type="dxa"/>
            <w:gridSpan w:val="2"/>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Type of Employment: </w:t>
            </w:r>
            <w:r w:rsidRPr="0036491A">
              <w:rPr>
                <w:rFonts w:ascii="Times New Roman" w:hAnsi="Times New Roman"/>
                <w:sz w:val="24"/>
                <w:szCs w:val="24"/>
              </w:rPr>
              <w:t>Permanent</w:t>
            </w:r>
          </w:p>
        </w:tc>
      </w:tr>
      <w:tr w:rsidR="0036491A" w:rsidRPr="0036491A" w:rsidTr="005427C1">
        <w:trPr>
          <w:trHeight w:hRule="exact" w:val="324"/>
          <w:jc w:val="center"/>
        </w:trPr>
        <w:tc>
          <w:tcPr>
            <w:tcW w:w="4991"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Job Grade: </w:t>
            </w:r>
            <w:r w:rsidRPr="0036491A">
              <w:rPr>
                <w:rFonts w:ascii="Times New Roman" w:hAnsi="Times New Roman"/>
                <w:sz w:val="24"/>
                <w:szCs w:val="24"/>
              </w:rPr>
              <w:t>10</w:t>
            </w:r>
          </w:p>
        </w:tc>
        <w:tc>
          <w:tcPr>
            <w:tcW w:w="5809" w:type="dxa"/>
            <w:gridSpan w:val="2"/>
            <w:shd w:val="clear" w:color="auto" w:fill="auto"/>
          </w:tcPr>
          <w:p w:rsidR="005427C1" w:rsidRPr="0036491A" w:rsidRDefault="005427C1" w:rsidP="005427C1">
            <w:pPr>
              <w:rPr>
                <w:rFonts w:ascii="Times New Roman" w:hAnsi="Times New Roman"/>
                <w:sz w:val="24"/>
                <w:szCs w:val="24"/>
              </w:rPr>
            </w:pPr>
          </w:p>
        </w:tc>
      </w:tr>
      <w:tr w:rsidR="0036491A" w:rsidRPr="0036491A" w:rsidTr="005427C1">
        <w:trPr>
          <w:trHeight w:hRule="exact" w:val="349"/>
          <w:jc w:val="center"/>
        </w:trPr>
        <w:tc>
          <w:tcPr>
            <w:tcW w:w="4991" w:type="dxa"/>
            <w:shd w:val="clear" w:color="auto" w:fill="auto"/>
          </w:tcPr>
          <w:p w:rsidR="005427C1" w:rsidRPr="0036491A" w:rsidRDefault="005427C1" w:rsidP="005427C1">
            <w:pPr>
              <w:rPr>
                <w:rFonts w:ascii="Times New Roman" w:hAnsi="Times New Roman"/>
                <w:sz w:val="24"/>
                <w:szCs w:val="24"/>
              </w:rPr>
            </w:pPr>
            <w:r w:rsidRPr="0036491A">
              <w:rPr>
                <w:rFonts w:ascii="Times New Roman" w:hAnsi="Times New Roman"/>
                <w:b/>
                <w:sz w:val="24"/>
                <w:szCs w:val="24"/>
              </w:rPr>
              <w:t xml:space="preserve">Unit: </w:t>
            </w:r>
            <w:r w:rsidRPr="0036491A">
              <w:rPr>
                <w:rFonts w:ascii="Times New Roman" w:hAnsi="Times New Roman"/>
                <w:sz w:val="24"/>
                <w:szCs w:val="24"/>
              </w:rPr>
              <w:t xml:space="preserve"> Branch</w:t>
            </w:r>
          </w:p>
        </w:tc>
        <w:tc>
          <w:tcPr>
            <w:tcW w:w="5809" w:type="dxa"/>
            <w:gridSpan w:val="2"/>
            <w:shd w:val="clear" w:color="auto" w:fill="auto"/>
          </w:tcPr>
          <w:p w:rsidR="005427C1" w:rsidRPr="0036491A" w:rsidRDefault="005427C1" w:rsidP="00B13AF7">
            <w:pPr>
              <w:rPr>
                <w:rFonts w:ascii="Times New Roman" w:hAnsi="Times New Roman"/>
                <w:sz w:val="24"/>
                <w:szCs w:val="24"/>
              </w:rPr>
            </w:pPr>
            <w:r w:rsidRPr="0036491A">
              <w:rPr>
                <w:rFonts w:ascii="Times New Roman" w:hAnsi="Times New Roman"/>
                <w:b/>
                <w:sz w:val="24"/>
                <w:szCs w:val="24"/>
              </w:rPr>
              <w:t xml:space="preserve">Job Category: </w:t>
            </w:r>
            <w:r w:rsidRPr="0036491A">
              <w:rPr>
                <w:rFonts w:ascii="Times New Roman" w:hAnsi="Times New Roman"/>
                <w:bCs/>
                <w:sz w:val="24"/>
                <w:szCs w:val="24"/>
              </w:rPr>
              <w:t xml:space="preserve"> </w:t>
            </w:r>
            <w:r w:rsidR="00B13AF7" w:rsidRPr="0036491A">
              <w:rPr>
                <w:rFonts w:ascii="Times New Roman" w:hAnsi="Times New Roman"/>
                <w:bCs/>
                <w:sz w:val="24"/>
                <w:szCs w:val="24"/>
              </w:rPr>
              <w:t xml:space="preserve">Professional: </w:t>
            </w:r>
            <w:r w:rsidRPr="0036491A">
              <w:rPr>
                <w:rFonts w:ascii="Times New Roman" w:hAnsi="Times New Roman"/>
                <w:bCs/>
                <w:sz w:val="24"/>
                <w:szCs w:val="24"/>
              </w:rPr>
              <w:t>P</w:t>
            </w:r>
          </w:p>
        </w:tc>
      </w:tr>
      <w:tr w:rsidR="0036491A" w:rsidRPr="0036491A" w:rsidTr="005427C1">
        <w:trPr>
          <w:trHeight w:val="671"/>
          <w:jc w:val="center"/>
        </w:trPr>
        <w:tc>
          <w:tcPr>
            <w:tcW w:w="10800" w:type="dxa"/>
            <w:gridSpan w:val="3"/>
            <w:shd w:val="clear" w:color="auto" w:fill="auto"/>
          </w:tcPr>
          <w:p w:rsidR="005427C1" w:rsidRPr="0036491A" w:rsidRDefault="005427C1" w:rsidP="00142F34">
            <w:pPr>
              <w:pStyle w:val="ListParagraph"/>
              <w:numPr>
                <w:ilvl w:val="0"/>
                <w:numId w:val="53"/>
              </w:numPr>
              <w:tabs>
                <w:tab w:val="left" w:pos="450"/>
              </w:tabs>
              <w:ind w:left="90" w:hanging="90"/>
              <w:jc w:val="both"/>
              <w:rPr>
                <w:rFonts w:ascii="Times New Roman" w:hAnsi="Times New Roman"/>
                <w:sz w:val="24"/>
                <w:szCs w:val="24"/>
              </w:rPr>
            </w:pPr>
            <w:r w:rsidRPr="0036491A">
              <w:rPr>
                <w:rFonts w:ascii="Times New Roman" w:hAnsi="Times New Roman"/>
                <w:b/>
                <w:sz w:val="24"/>
                <w:szCs w:val="24"/>
              </w:rPr>
              <w:t xml:space="preserve">Job Objective:  </w:t>
            </w:r>
            <w:r w:rsidRPr="0036491A">
              <w:rPr>
                <w:rFonts w:ascii="Times New Roman" w:hAnsi="Times New Roman"/>
                <w:sz w:val="24"/>
                <w:szCs w:val="24"/>
              </w:rPr>
              <w:t>To ensure efficient and effective internal control system in the branch through   regularly checks and monitors financial and non-financial transactions compliance against the appropriate laws, and regulations, at branches so as to achieve the Bank’s vision and strategic objectives.</w:t>
            </w:r>
          </w:p>
        </w:tc>
      </w:tr>
      <w:tr w:rsidR="0036491A" w:rsidRPr="0036491A" w:rsidTr="005427C1">
        <w:trPr>
          <w:trHeight w:val="887"/>
          <w:jc w:val="center"/>
        </w:trPr>
        <w:tc>
          <w:tcPr>
            <w:tcW w:w="10800" w:type="dxa"/>
            <w:gridSpan w:val="3"/>
            <w:shd w:val="clear" w:color="auto" w:fill="auto"/>
          </w:tcPr>
          <w:p w:rsidR="005427C1" w:rsidRPr="0036491A" w:rsidRDefault="005427C1" w:rsidP="00142F34">
            <w:pPr>
              <w:pStyle w:val="ListParagraph"/>
              <w:numPr>
                <w:ilvl w:val="0"/>
                <w:numId w:val="53"/>
              </w:numPr>
              <w:ind w:left="450" w:hanging="450"/>
              <w:rPr>
                <w:rFonts w:ascii="Times New Roman" w:hAnsi="Times New Roman"/>
                <w:sz w:val="24"/>
                <w:szCs w:val="24"/>
              </w:rPr>
            </w:pPr>
            <w:r w:rsidRPr="0036491A">
              <w:rPr>
                <w:rFonts w:ascii="Times New Roman" w:hAnsi="Times New Roman"/>
                <w:b/>
                <w:sz w:val="24"/>
                <w:szCs w:val="24"/>
              </w:rPr>
              <w:t>Key Job Duties &amp; Responsibilities:</w:t>
            </w:r>
            <w:r w:rsidRPr="0036491A">
              <w:rPr>
                <w:rFonts w:ascii="Times New Roman" w:hAnsi="Times New Roman"/>
                <w:sz w:val="24"/>
                <w:szCs w:val="24"/>
              </w:rPr>
              <w:t xml:space="preserve"> The job holder’s responsibilities include, but are not limited to:</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and monitors financial and non-financial transactions daily;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Ensures the compliance of all transactions with appropriate laws, regulations, ethical norms and contracts at the branch;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Maintains positive relationship with customer and staff;</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Enhances the Bank’s image through continuous pro-active improvement;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Identifies the bottleneck and proposes solution that hinder branch from achieving its Objective;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Proposes solution for the branch to provide efficient and high quality services to customers;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Identifies and reports the reason for tasks not completed as per the standard timescales;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and monitors key financial and non-financial transactions before/after effecting payments;</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Assesses the Branch operations, transactions and work practices and report any deviation to Internal control manager daily;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Prepares daily/Weekly/Monthly/Quarterly report on major findings as case may be and submit report to the Branch Control Manager;</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Measures service levels against customer expectation and Bank standard by reviewing customer complaints registration book;</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Checks and monitors financial and non-financial transactions as soon as transactions are completed;</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Performs daily ticket filing (source document);</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Conducts surprise check on officers’ cash box at any time;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Perform other assigned duties. </w:t>
            </w:r>
          </w:p>
        </w:tc>
      </w:tr>
      <w:tr w:rsidR="0036491A" w:rsidRPr="0036491A" w:rsidTr="005427C1">
        <w:trPr>
          <w:trHeight w:hRule="exact" w:val="2182"/>
          <w:jc w:val="center"/>
        </w:trPr>
        <w:tc>
          <w:tcPr>
            <w:tcW w:w="10800" w:type="dxa"/>
            <w:gridSpan w:val="3"/>
            <w:shd w:val="clear" w:color="auto" w:fill="auto"/>
          </w:tcPr>
          <w:p w:rsidR="005427C1" w:rsidRPr="0036491A" w:rsidRDefault="005427C1" w:rsidP="00142F34">
            <w:pPr>
              <w:pStyle w:val="ListParagraph"/>
              <w:numPr>
                <w:ilvl w:val="0"/>
                <w:numId w:val="53"/>
              </w:numPr>
              <w:ind w:left="360" w:hanging="360"/>
              <w:rPr>
                <w:rFonts w:ascii="Times New Roman" w:hAnsi="Times New Roman"/>
                <w:sz w:val="24"/>
                <w:szCs w:val="24"/>
              </w:rPr>
            </w:pPr>
            <w:r w:rsidRPr="0036491A">
              <w:rPr>
                <w:rFonts w:ascii="Times New Roman" w:hAnsi="Times New Roman"/>
                <w:b/>
                <w:sz w:val="24"/>
                <w:szCs w:val="24"/>
              </w:rPr>
              <w:lastRenderedPageBreak/>
              <w:t xml:space="preserve">Key performance Indicators: </w:t>
            </w:r>
            <w:r w:rsidRPr="0036491A">
              <w:rPr>
                <w:rFonts w:ascii="Times New Roman" w:hAnsi="Times New Roman"/>
                <w:sz w:val="24"/>
                <w:szCs w:val="24"/>
              </w:rPr>
              <w:t xml:space="preserve">Strategic and operational efficiency and effectiveness such as: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Strategic Initiatives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Business and financial Performance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Customer excellence</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Process, controls, and Operational performance </w:t>
            </w:r>
          </w:p>
          <w:p w:rsidR="005427C1" w:rsidRPr="0036491A" w:rsidRDefault="005427C1" w:rsidP="005427C1">
            <w:pPr>
              <w:jc w:val="both"/>
              <w:rPr>
                <w:rFonts w:ascii="Times New Roman" w:hAnsi="Times New Roman"/>
                <w:sz w:val="24"/>
                <w:szCs w:val="24"/>
              </w:rPr>
            </w:pPr>
          </w:p>
          <w:p w:rsidR="005427C1" w:rsidRPr="0036491A" w:rsidRDefault="005427C1" w:rsidP="00142F34">
            <w:pPr>
              <w:pStyle w:val="ListParagraph"/>
              <w:numPr>
                <w:ilvl w:val="0"/>
                <w:numId w:val="34"/>
              </w:numPr>
              <w:jc w:val="both"/>
              <w:rPr>
                <w:rFonts w:ascii="Times New Roman" w:hAnsi="Times New Roman"/>
                <w:sz w:val="24"/>
                <w:szCs w:val="24"/>
              </w:rPr>
            </w:pPr>
          </w:p>
        </w:tc>
      </w:tr>
      <w:tr w:rsidR="0036491A" w:rsidRPr="0036491A" w:rsidTr="005427C1">
        <w:trPr>
          <w:trHeight w:val="618"/>
          <w:jc w:val="center"/>
        </w:trPr>
        <w:tc>
          <w:tcPr>
            <w:tcW w:w="5917" w:type="dxa"/>
            <w:gridSpan w:val="2"/>
            <w:tcBorders>
              <w:right w:val="single" w:sz="4" w:space="0" w:color="auto"/>
            </w:tcBorders>
            <w:shd w:val="clear" w:color="auto" w:fill="auto"/>
          </w:tcPr>
          <w:p w:rsidR="005427C1" w:rsidRPr="0036491A" w:rsidRDefault="005427C1" w:rsidP="00142F34">
            <w:pPr>
              <w:pStyle w:val="ListParagraph"/>
              <w:numPr>
                <w:ilvl w:val="0"/>
                <w:numId w:val="53"/>
              </w:numPr>
              <w:ind w:left="360" w:hanging="360"/>
              <w:jc w:val="both"/>
              <w:rPr>
                <w:rFonts w:ascii="Times New Roman" w:hAnsi="Times New Roman"/>
                <w:b/>
                <w:bCs/>
                <w:sz w:val="24"/>
                <w:szCs w:val="24"/>
              </w:rPr>
            </w:pPr>
            <w:r w:rsidRPr="0036491A">
              <w:rPr>
                <w:rFonts w:ascii="Times New Roman" w:hAnsi="Times New Roman"/>
                <w:b/>
                <w:bCs/>
                <w:sz w:val="24"/>
                <w:szCs w:val="24"/>
              </w:rPr>
              <w:t xml:space="preserve">Summary of Key Competency,  Educational and Professional Requirements: </w:t>
            </w:r>
          </w:p>
          <w:p w:rsidR="005427C1" w:rsidRPr="0036491A" w:rsidRDefault="005427C1" w:rsidP="00142F34">
            <w:pPr>
              <w:pStyle w:val="Default"/>
              <w:numPr>
                <w:ilvl w:val="0"/>
                <w:numId w:val="52"/>
              </w:numPr>
              <w:spacing w:line="360" w:lineRule="auto"/>
              <w:ind w:left="257" w:hanging="257"/>
              <w:jc w:val="both"/>
              <w:rPr>
                <w:rFonts w:ascii="Times New Roman" w:hAnsi="Times New Roman"/>
                <w:b/>
                <w:color w:val="auto"/>
              </w:rPr>
            </w:pPr>
            <w:r w:rsidRPr="0036491A">
              <w:rPr>
                <w:rFonts w:ascii="Times New Roman" w:hAnsi="Times New Roman"/>
                <w:b/>
                <w:bCs/>
                <w:color w:val="auto"/>
              </w:rPr>
              <w:t>Summary of Key Competency Requirements</w:t>
            </w:r>
          </w:p>
          <w:p w:rsidR="00B13AF7" w:rsidRPr="0036491A" w:rsidRDefault="005427C1" w:rsidP="00142F34">
            <w:pPr>
              <w:pStyle w:val="ListParagraph"/>
              <w:numPr>
                <w:ilvl w:val="1"/>
                <w:numId w:val="59"/>
              </w:numPr>
              <w:shd w:val="clear" w:color="auto" w:fill="FFFFFF" w:themeFill="background1"/>
              <w:ind w:left="540" w:hanging="450"/>
              <w:rPr>
                <w:rFonts w:ascii="Times New Roman" w:hAnsi="Times New Roman"/>
                <w:b/>
                <w:bCs/>
                <w:sz w:val="24"/>
                <w:szCs w:val="24"/>
              </w:rPr>
            </w:pPr>
            <w:r w:rsidRPr="0036491A">
              <w:rPr>
                <w:rFonts w:ascii="Times New Roman" w:hAnsi="Times New Roman"/>
                <w:b/>
                <w:sz w:val="24"/>
                <w:szCs w:val="24"/>
              </w:rPr>
              <w:t>Leadership Competency</w:t>
            </w:r>
            <w:r w:rsidR="00B13AF7" w:rsidRPr="0036491A">
              <w:rPr>
                <w:rFonts w:ascii="Times New Roman" w:hAnsi="Times New Roman"/>
                <w:b/>
                <w:sz w:val="24"/>
                <w:szCs w:val="24"/>
              </w:rPr>
              <w:t xml:space="preserve">: NA </w:t>
            </w:r>
            <w:r w:rsidRPr="0036491A">
              <w:rPr>
                <w:rFonts w:ascii="Times New Roman" w:hAnsi="Times New Roman"/>
                <w:b/>
                <w:sz w:val="24"/>
                <w:szCs w:val="24"/>
              </w:rPr>
              <w:t xml:space="preserve"> </w:t>
            </w:r>
          </w:p>
          <w:p w:rsidR="005427C1" w:rsidRPr="0036491A" w:rsidRDefault="005427C1" w:rsidP="00142F34">
            <w:pPr>
              <w:pStyle w:val="ListParagraph"/>
              <w:numPr>
                <w:ilvl w:val="1"/>
                <w:numId w:val="59"/>
              </w:numPr>
              <w:shd w:val="clear" w:color="auto" w:fill="FFFFFF" w:themeFill="background1"/>
              <w:ind w:left="540" w:hanging="450"/>
              <w:rPr>
                <w:rFonts w:ascii="Times New Roman" w:hAnsi="Times New Roman"/>
                <w:b/>
                <w:bCs/>
                <w:sz w:val="24"/>
                <w:szCs w:val="24"/>
              </w:rPr>
            </w:pPr>
            <w:r w:rsidRPr="0036491A">
              <w:rPr>
                <w:rFonts w:ascii="Times New Roman" w:hAnsi="Times New Roman"/>
                <w:b/>
                <w:bCs/>
                <w:sz w:val="24"/>
                <w:szCs w:val="24"/>
              </w:rPr>
              <w:t>Organizational Value Competency at Proficiency of Intermediate Level</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Integrity,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Service Excellence,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Professionalism,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Empowerment,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Innovative Organization, </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Teamwork,</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Respect for Diversity,</w:t>
            </w:r>
          </w:p>
          <w:p w:rsidR="005427C1" w:rsidRPr="0036491A" w:rsidRDefault="005427C1" w:rsidP="00142F34">
            <w:pPr>
              <w:pStyle w:val="ListParagraph"/>
              <w:numPr>
                <w:ilvl w:val="0"/>
                <w:numId w:val="77"/>
              </w:numPr>
              <w:tabs>
                <w:tab w:val="left" w:pos="697"/>
              </w:tabs>
              <w:jc w:val="both"/>
              <w:rPr>
                <w:rFonts w:ascii="Times New Roman" w:hAnsi="Times New Roman"/>
                <w:sz w:val="24"/>
                <w:szCs w:val="24"/>
              </w:rPr>
            </w:pPr>
            <w:r w:rsidRPr="0036491A">
              <w:rPr>
                <w:rFonts w:ascii="Times New Roman" w:hAnsi="Times New Roman"/>
                <w:sz w:val="24"/>
                <w:szCs w:val="24"/>
              </w:rPr>
              <w:t xml:space="preserve">Corporate Citizenship,  </w:t>
            </w:r>
          </w:p>
          <w:p w:rsidR="005427C1" w:rsidRPr="0036491A" w:rsidRDefault="005427C1" w:rsidP="00142F34">
            <w:pPr>
              <w:pStyle w:val="ListParagraph"/>
              <w:numPr>
                <w:ilvl w:val="1"/>
                <w:numId w:val="59"/>
              </w:numPr>
              <w:shd w:val="clear" w:color="auto" w:fill="FFFFFF" w:themeFill="background1"/>
              <w:ind w:left="540" w:hanging="450"/>
              <w:rPr>
                <w:rFonts w:ascii="Times New Roman" w:hAnsi="Times New Roman"/>
                <w:b/>
                <w:sz w:val="24"/>
                <w:szCs w:val="24"/>
              </w:rPr>
            </w:pPr>
            <w:r w:rsidRPr="0036491A">
              <w:rPr>
                <w:rFonts w:ascii="Times New Roman" w:hAnsi="Times New Roman"/>
                <w:b/>
                <w:bCs/>
                <w:sz w:val="24"/>
                <w:szCs w:val="24"/>
              </w:rPr>
              <w:t>Technical Competency</w:t>
            </w:r>
          </w:p>
          <w:p w:rsidR="005427C1" w:rsidRPr="0036491A" w:rsidRDefault="005427C1" w:rsidP="005427C1">
            <w:pPr>
              <w:jc w:val="both"/>
              <w:rPr>
                <w:rFonts w:ascii="Times New Roman" w:hAnsi="Times New Roman"/>
                <w:b/>
                <w:sz w:val="24"/>
                <w:szCs w:val="24"/>
              </w:rPr>
            </w:pPr>
            <w:r w:rsidRPr="0036491A">
              <w:rPr>
                <w:rFonts w:ascii="Times New Roman" w:hAnsi="Times New Roman"/>
                <w:sz w:val="24"/>
                <w:szCs w:val="24"/>
              </w:rPr>
              <w:t xml:space="preserve">Banking  Operations  (Intermediate Level), Performance Management Knowledge (Novice Level), Risk Management Knowledge (Intermediate Level), Computer Appreciation (Intermediate Level), Communicates Clearly (Intermediate Level), Knowledge of Audit Management Principles (Novice Level), Branch Operations (Intermediate Level), Alternative Channels (ATM, Internet Banking, Mobile Banking, etc) (Intermediate Level), Interest Free Banking (Intermediate Level), Marketing &amp; Sales (Novice Level), Temenos Core Banking Application (Intermediate </w:t>
            </w:r>
            <w:r w:rsidRPr="0036491A">
              <w:rPr>
                <w:rFonts w:ascii="Times New Roman" w:hAnsi="Times New Roman"/>
                <w:sz w:val="24"/>
                <w:szCs w:val="24"/>
              </w:rPr>
              <w:lastRenderedPageBreak/>
              <w:t>Level), Financial Accounting (Novice Level), Financial Transaction Recording and Documentation (Intermediate Level), Knowledge of Anti-Money Laundering Laws (Novice Level), Quality Assurance (Intermediate Level), Audit follow-up (Intermediate Level), Problem Identification and Solution (Intermediate Level), Attention to Detail (Intermediate Level), Archives Management (Intermediate Level), Internal Control (Intermediate Level).</w:t>
            </w:r>
          </w:p>
        </w:tc>
        <w:tc>
          <w:tcPr>
            <w:tcW w:w="4883" w:type="dxa"/>
            <w:tcBorders>
              <w:left w:val="single" w:sz="4" w:space="0" w:color="auto"/>
            </w:tcBorders>
            <w:shd w:val="clear" w:color="auto" w:fill="auto"/>
          </w:tcPr>
          <w:p w:rsidR="005427C1" w:rsidRPr="0036491A" w:rsidRDefault="005427C1" w:rsidP="00142F34">
            <w:pPr>
              <w:pStyle w:val="Default"/>
              <w:numPr>
                <w:ilvl w:val="0"/>
                <w:numId w:val="52"/>
              </w:numPr>
              <w:spacing w:line="360" w:lineRule="auto"/>
              <w:ind w:left="257" w:hanging="257"/>
              <w:jc w:val="both"/>
              <w:rPr>
                <w:rFonts w:ascii="Times New Roman" w:hAnsi="Times New Roman" w:cs="Times New Roman"/>
                <w:color w:val="auto"/>
              </w:rPr>
            </w:pPr>
            <w:r w:rsidRPr="0036491A">
              <w:rPr>
                <w:rFonts w:ascii="Times New Roman" w:hAnsi="Times New Roman" w:cs="Times New Roman"/>
                <w:b/>
                <w:bCs/>
                <w:color w:val="auto"/>
              </w:rPr>
              <w:lastRenderedPageBreak/>
              <w:t xml:space="preserve">Educational and Professional Requirements </w:t>
            </w:r>
          </w:p>
          <w:p w:rsidR="005427C1" w:rsidRPr="0036491A" w:rsidRDefault="005427C1" w:rsidP="005427C1">
            <w:pPr>
              <w:jc w:val="both"/>
              <w:rPr>
                <w:rFonts w:ascii="Times New Roman" w:hAnsi="Times New Roman"/>
                <w:sz w:val="24"/>
                <w:szCs w:val="24"/>
              </w:rPr>
            </w:pPr>
            <w:r w:rsidRPr="0036491A">
              <w:rPr>
                <w:rFonts w:ascii="Times New Roman" w:hAnsi="Times New Roman"/>
                <w:sz w:val="24"/>
                <w:szCs w:val="24"/>
              </w:rPr>
              <w:t>B.A Degree in Economics, Management, Accounting or other business related field with 4 years of Banking experience of which 1 year at Job Grade 9 in Banking operation job family.</w:t>
            </w:r>
          </w:p>
        </w:tc>
      </w:tr>
      <w:tr w:rsidR="0036491A" w:rsidRPr="0036491A" w:rsidTr="00CF778B">
        <w:trPr>
          <w:trHeight w:hRule="exact" w:val="1378"/>
          <w:jc w:val="center"/>
        </w:trPr>
        <w:tc>
          <w:tcPr>
            <w:tcW w:w="10800" w:type="dxa"/>
            <w:gridSpan w:val="3"/>
            <w:shd w:val="clear" w:color="auto" w:fill="auto"/>
          </w:tcPr>
          <w:p w:rsidR="005427C1" w:rsidRPr="0036491A" w:rsidRDefault="005427C1" w:rsidP="00142F34">
            <w:pPr>
              <w:pStyle w:val="ListParagraph"/>
              <w:numPr>
                <w:ilvl w:val="0"/>
                <w:numId w:val="54"/>
              </w:numPr>
              <w:shd w:val="clear" w:color="auto" w:fill="FFFFFF"/>
              <w:tabs>
                <w:tab w:val="left" w:pos="450"/>
              </w:tabs>
              <w:rPr>
                <w:rFonts w:ascii="Times New Roman" w:eastAsia="Times New Roman" w:hAnsi="Times New Roman"/>
                <w:b/>
                <w:sz w:val="24"/>
                <w:szCs w:val="24"/>
              </w:rPr>
            </w:pPr>
            <w:r w:rsidRPr="0036491A">
              <w:rPr>
                <w:rFonts w:ascii="Times New Roman" w:eastAsia="Times New Roman" w:hAnsi="Times New Roman"/>
                <w:b/>
                <w:sz w:val="24"/>
                <w:szCs w:val="24"/>
              </w:rPr>
              <w:lastRenderedPageBreak/>
              <w:t>Approvals:</w:t>
            </w:r>
          </w:p>
          <w:p w:rsidR="005427C1" w:rsidRPr="0036491A" w:rsidRDefault="005427C1" w:rsidP="00CF778B">
            <w:pPr>
              <w:shd w:val="clear" w:color="auto" w:fill="FFFFFF"/>
              <w:spacing w:line="240" w:lineRule="auto"/>
              <w:rPr>
                <w:rFonts w:ascii="Times New Roman" w:eastAsia="Times New Roman" w:hAnsi="Times New Roman"/>
                <w:sz w:val="24"/>
                <w:szCs w:val="24"/>
              </w:rPr>
            </w:pPr>
            <w:r w:rsidRPr="0036491A">
              <w:rPr>
                <w:rFonts w:ascii="Times New Roman" w:eastAsia="Times New Roman" w:hAnsi="Times New Roman"/>
                <w:sz w:val="24"/>
                <w:szCs w:val="24"/>
              </w:rPr>
              <w:t xml:space="preserve">   Approved By</w:t>
            </w:r>
            <w:r w:rsidRPr="0036491A">
              <w:rPr>
                <w:rFonts w:ascii="Times New Roman" w:eastAsia="Times New Roman" w:hAnsi="Times New Roman"/>
                <w:b/>
                <w:sz w:val="24"/>
                <w:szCs w:val="24"/>
              </w:rPr>
              <w:t xml:space="preserve">: </w:t>
            </w:r>
            <w:r w:rsidRPr="0036491A">
              <w:rPr>
                <w:rFonts w:ascii="Times New Roman" w:eastAsia="Times New Roman" w:hAnsi="Times New Roman"/>
                <w:sz w:val="24"/>
                <w:szCs w:val="24"/>
              </w:rPr>
              <w:t>Designation</w:t>
            </w:r>
          </w:p>
          <w:p w:rsidR="005427C1" w:rsidRPr="0036491A" w:rsidRDefault="005427C1" w:rsidP="00CF778B">
            <w:pPr>
              <w:shd w:val="clear" w:color="auto" w:fill="FFFFFF"/>
              <w:spacing w:line="240" w:lineRule="auto"/>
              <w:rPr>
                <w:rFonts w:ascii="Times New Roman" w:eastAsia="Times New Roman" w:hAnsi="Times New Roman"/>
                <w:b/>
                <w:sz w:val="24"/>
                <w:szCs w:val="24"/>
              </w:rPr>
            </w:pPr>
          </w:p>
          <w:p w:rsidR="005427C1" w:rsidRPr="0036491A" w:rsidRDefault="005427C1" w:rsidP="00CF778B">
            <w:pPr>
              <w:shd w:val="clear" w:color="auto" w:fill="FFFFFF"/>
              <w:spacing w:line="240" w:lineRule="auto"/>
              <w:rPr>
                <w:rFonts w:ascii="Times New Roman" w:eastAsia="Times New Roman" w:hAnsi="Times New Roman"/>
                <w:b/>
                <w:sz w:val="24"/>
                <w:szCs w:val="24"/>
              </w:rPr>
            </w:pPr>
            <w:r w:rsidRPr="0036491A">
              <w:rPr>
                <w:rFonts w:ascii="Times New Roman" w:eastAsia="Times New Roman" w:hAnsi="Times New Roman"/>
                <w:b/>
                <w:sz w:val="24"/>
                <w:szCs w:val="24"/>
              </w:rPr>
              <w:t xml:space="preserve">   Name:_______________________________________Signature:______________Date: ____________</w:t>
            </w:r>
          </w:p>
          <w:p w:rsidR="005427C1" w:rsidRPr="0036491A" w:rsidRDefault="005427C1" w:rsidP="005427C1">
            <w:pPr>
              <w:shd w:val="clear" w:color="auto" w:fill="FFFFFF"/>
              <w:rPr>
                <w:rFonts w:ascii="Times New Roman" w:eastAsia="Times New Roman" w:hAnsi="Times New Roman"/>
                <w:b/>
                <w:sz w:val="24"/>
                <w:szCs w:val="24"/>
              </w:rPr>
            </w:pPr>
          </w:p>
          <w:p w:rsidR="005427C1" w:rsidRPr="0036491A" w:rsidRDefault="005427C1" w:rsidP="005427C1">
            <w:pPr>
              <w:shd w:val="clear" w:color="auto" w:fill="FFFFFF"/>
              <w:rPr>
                <w:rFonts w:ascii="Times New Roman" w:eastAsia="Times New Roman" w:hAnsi="Times New Roman"/>
                <w:b/>
                <w:sz w:val="24"/>
                <w:szCs w:val="24"/>
              </w:rPr>
            </w:pPr>
          </w:p>
        </w:tc>
      </w:tr>
      <w:tr w:rsidR="0036491A" w:rsidRPr="0036491A" w:rsidTr="005427C1">
        <w:trPr>
          <w:trHeight w:val="3310"/>
          <w:jc w:val="center"/>
        </w:trPr>
        <w:tc>
          <w:tcPr>
            <w:tcW w:w="10800" w:type="dxa"/>
            <w:gridSpan w:val="3"/>
            <w:shd w:val="clear" w:color="auto" w:fill="auto"/>
          </w:tcPr>
          <w:p w:rsidR="005427C1" w:rsidRPr="0036491A" w:rsidRDefault="005427C1" w:rsidP="00142F34">
            <w:pPr>
              <w:pStyle w:val="ListParagraph"/>
              <w:numPr>
                <w:ilvl w:val="0"/>
                <w:numId w:val="54"/>
              </w:numPr>
              <w:shd w:val="clear" w:color="auto" w:fill="FFFFFF"/>
              <w:tabs>
                <w:tab w:val="left" w:pos="630"/>
              </w:tabs>
              <w:ind w:left="810"/>
              <w:rPr>
                <w:rFonts w:ascii="Times New Roman" w:hAnsi="Times New Roman"/>
                <w:b/>
                <w:sz w:val="24"/>
                <w:szCs w:val="24"/>
              </w:rPr>
            </w:pPr>
            <w:r w:rsidRPr="0036491A">
              <w:rPr>
                <w:rFonts w:ascii="Times New Roman" w:hAnsi="Times New Roman"/>
                <w:b/>
                <w:sz w:val="24"/>
                <w:szCs w:val="24"/>
              </w:rPr>
              <w:t>Statement/Employee Acknowledgment/</w:t>
            </w:r>
          </w:p>
          <w:p w:rsidR="005427C1" w:rsidRPr="0036491A" w:rsidRDefault="005427C1" w:rsidP="005427C1">
            <w:pPr>
              <w:shd w:val="clear" w:color="auto" w:fill="FFFFFF" w:themeFill="background1"/>
              <w:jc w:val="both"/>
              <w:rPr>
                <w:rFonts w:ascii="Times New Roman" w:hAnsi="Times New Roman"/>
                <w:sz w:val="24"/>
                <w:szCs w:val="24"/>
              </w:rPr>
            </w:pPr>
            <w:r w:rsidRPr="0036491A">
              <w:rPr>
                <w:rFonts w:ascii="Times New Roman" w:hAnsi="Times New Roman"/>
                <w:sz w:val="24"/>
                <w:szCs w:val="24"/>
              </w:rPr>
              <w:t>I ________________have read the above</w:t>
            </w:r>
            <w:r w:rsidRPr="0036491A">
              <w:t xml:space="preserve"> job </w:t>
            </w:r>
            <w:r w:rsidRPr="0036491A">
              <w:rPr>
                <w:rFonts w:ascii="Times New Roman" w:hAnsi="Times New Roman"/>
                <w:sz w:val="24"/>
                <w:szCs w:val="24"/>
              </w:rPr>
              <w:t xml:space="preserve">description, and understand that it is intended to describe the general content of and requirements for performing this job. It is not an exhaustive statement of duties, responsibilities or requirements. I understand that this job description does not preclude the Bank’s authority to add or change duties or responsibilities, and understand that the performance of other duties will be required from time to time in order to meet the Bank’s needs. I have been given a copy of this description. </w:t>
            </w:r>
          </w:p>
          <w:p w:rsidR="005427C1" w:rsidRPr="0036491A" w:rsidRDefault="005427C1" w:rsidP="005427C1">
            <w:pPr>
              <w:shd w:val="clear" w:color="auto" w:fill="FFFFFF" w:themeFill="background1"/>
              <w:jc w:val="both"/>
              <w:rPr>
                <w:rFonts w:ascii="Times New Roman" w:hAnsi="Times New Roman"/>
                <w:sz w:val="24"/>
                <w:szCs w:val="24"/>
              </w:rPr>
            </w:pPr>
          </w:p>
          <w:p w:rsidR="005427C1" w:rsidRPr="0036491A" w:rsidRDefault="005427C1" w:rsidP="005427C1">
            <w:pPr>
              <w:shd w:val="clear" w:color="auto" w:fill="FFFFFF" w:themeFill="background1"/>
              <w:jc w:val="both"/>
              <w:rPr>
                <w:rFonts w:ascii="Times New Roman" w:hAnsi="Times New Roman"/>
                <w:b/>
                <w:sz w:val="24"/>
                <w:szCs w:val="24"/>
              </w:rPr>
            </w:pPr>
            <w:r w:rsidRPr="0036491A">
              <w:rPr>
                <w:rFonts w:ascii="Times New Roman" w:eastAsia="Times New Roman" w:hAnsi="Times New Roman"/>
                <w:b/>
                <w:sz w:val="24"/>
                <w:szCs w:val="24"/>
              </w:rPr>
              <w:t>Name:_______________________________________Signature:______________Date: ____________</w:t>
            </w:r>
          </w:p>
        </w:tc>
      </w:tr>
    </w:tbl>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hAnsi="Times New Roman"/>
          <w:sz w:val="24"/>
          <w:szCs w:val="24"/>
        </w:rPr>
      </w:pPr>
    </w:p>
    <w:p w:rsidR="005427C1" w:rsidRPr="0036491A" w:rsidRDefault="005427C1"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CF778B" w:rsidRPr="0036491A" w:rsidRDefault="00CF778B" w:rsidP="005427C1">
      <w:pPr>
        <w:rPr>
          <w:rFonts w:ascii="Times New Roman" w:hAnsi="Times New Roman"/>
          <w:sz w:val="24"/>
          <w:szCs w:val="24"/>
        </w:rPr>
      </w:pPr>
    </w:p>
    <w:p w:rsidR="00B13AF7" w:rsidRPr="0036491A" w:rsidRDefault="00B13AF7" w:rsidP="005427C1">
      <w:pPr>
        <w:rPr>
          <w:rFonts w:ascii="Times New Roman" w:hAnsi="Times New Roman"/>
          <w:sz w:val="24"/>
          <w:szCs w:val="24"/>
        </w:rPr>
      </w:pPr>
    </w:p>
    <w:p w:rsidR="00CB59D0" w:rsidRPr="004E0946" w:rsidRDefault="00CB59D0" w:rsidP="00142F34">
      <w:pPr>
        <w:pStyle w:val="Heading2"/>
        <w:numPr>
          <w:ilvl w:val="1"/>
          <w:numId w:val="70"/>
        </w:numPr>
        <w:spacing w:before="0" w:beforeAutospacing="0" w:after="0" w:afterAutospacing="0"/>
        <w:ind w:left="475" w:hanging="475"/>
        <w:rPr>
          <w:rFonts w:ascii="Visual Geez Unicode" w:hAnsi="Visual Geez Unicode"/>
          <w:sz w:val="24"/>
          <w:szCs w:val="24"/>
        </w:rPr>
      </w:pPr>
      <w:bookmarkStart w:id="52" w:name="_Toc60146177"/>
      <w:bookmarkStart w:id="53" w:name="_Toc123213487"/>
      <w:bookmarkStart w:id="54" w:name="_Toc123284696"/>
      <w:bookmarkStart w:id="55" w:name="_Toc123199402"/>
      <w:r w:rsidRPr="004E0946">
        <w:rPr>
          <w:rFonts w:ascii="Visual Geez Unicode" w:hAnsi="Visual Geez Unicode" w:cs="Nyala"/>
          <w:sz w:val="24"/>
          <w:szCs w:val="24"/>
        </w:rPr>
        <w:lastRenderedPageBreak/>
        <w:t>የገንዘብ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ቤት</w:t>
      </w:r>
      <w:r w:rsidRPr="004E0946">
        <w:rPr>
          <w:rFonts w:ascii="Visual Geez Unicode" w:hAnsi="Visual Geez Unicode"/>
          <w:sz w:val="24"/>
          <w:szCs w:val="24"/>
        </w:rPr>
        <w:t xml:space="preserve"> </w:t>
      </w:r>
      <w:r w:rsidRPr="004E0946">
        <w:rPr>
          <w:rFonts w:ascii="Visual Geez Unicode" w:hAnsi="Visual Geez Unicode" w:cs="Nyala"/>
          <w:sz w:val="24"/>
          <w:szCs w:val="24"/>
        </w:rPr>
        <w:t>ተላላኪ</w:t>
      </w:r>
      <w:r w:rsidRPr="004E0946">
        <w:rPr>
          <w:rFonts w:ascii="Visual Geez Unicode" w:hAnsi="Visual Geez Unicode"/>
          <w:sz w:val="24"/>
          <w:szCs w:val="24"/>
        </w:rPr>
        <w:t xml:space="preserve"> /Cash Office Service Attendant/</w:t>
      </w:r>
      <w:bookmarkEnd w:id="52"/>
      <w:bookmarkEnd w:id="53"/>
      <w:bookmarkEnd w:id="54"/>
    </w:p>
    <w:tbl>
      <w:tblPr>
        <w:tblStyle w:val="TableGrid"/>
        <w:tblpPr w:leftFromText="180" w:rightFromText="180" w:vertAnchor="text" w:tblpXSpec="center" w:tblpY="1"/>
        <w:tblOverlap w:val="never"/>
        <w:tblW w:w="10800" w:type="dxa"/>
        <w:jc w:val="center"/>
        <w:tblLook w:val="04A0" w:firstRow="1" w:lastRow="0" w:firstColumn="1" w:lastColumn="0" w:noHBand="0" w:noVBand="1"/>
      </w:tblPr>
      <w:tblGrid>
        <w:gridCol w:w="5126"/>
        <w:gridCol w:w="5674"/>
      </w:tblGrid>
      <w:tr w:rsidR="0036491A" w:rsidRPr="004E0946" w:rsidTr="002946FC">
        <w:trPr>
          <w:trHeight w:val="432"/>
          <w:jc w:val="center"/>
        </w:trPr>
        <w:tc>
          <w:tcPr>
            <w:tcW w:w="5000" w:type="pct"/>
            <w:gridSpan w:val="2"/>
          </w:tcPr>
          <w:p w:rsidR="00CB59D0" w:rsidRPr="004E0946" w:rsidRDefault="00CB59D0" w:rsidP="00142F34">
            <w:pPr>
              <w:pStyle w:val="ListParagraph"/>
              <w:numPr>
                <w:ilvl w:val="0"/>
                <w:numId w:val="101"/>
              </w:numPr>
              <w:tabs>
                <w:tab w:val="left" w:pos="426"/>
              </w:tabs>
              <w:ind w:hanging="990"/>
              <w:rPr>
                <w:rFonts w:ascii="Visual Geez Unicode" w:hAnsi="Visual Geez Unicode"/>
                <w:b/>
                <w:sz w:val="24"/>
                <w:szCs w:val="24"/>
              </w:rPr>
            </w:pPr>
            <w:r w:rsidRPr="004E0946">
              <w:rPr>
                <w:rFonts w:ascii="Visual Geez Unicode" w:hAnsi="Visual Geez Unicode" w:cs="Nyala"/>
                <w:b/>
                <w:sz w:val="24"/>
                <w:szCs w:val="24"/>
              </w:rPr>
              <w:t>የስራው</w:t>
            </w:r>
            <w:r w:rsidRPr="004E0946">
              <w:rPr>
                <w:rFonts w:ascii="Visual Geez Unicode" w:hAnsi="Visual Geez Unicode"/>
                <w:b/>
                <w:sz w:val="24"/>
                <w:szCs w:val="24"/>
              </w:rPr>
              <w:t xml:space="preserve"> </w:t>
            </w:r>
            <w:r w:rsidRPr="004E0946">
              <w:rPr>
                <w:rFonts w:ascii="Visual Geez Unicode" w:hAnsi="Visual Geez Unicode" w:cs="Nyala"/>
                <w:b/>
                <w:sz w:val="24"/>
                <w:szCs w:val="24"/>
              </w:rPr>
              <w:t>ዝርዝር</w:t>
            </w:r>
            <w:r w:rsidRPr="004E0946">
              <w:rPr>
                <w:rFonts w:ascii="Visual Geez Unicode" w:hAnsi="Visual Geez Unicode"/>
                <w:b/>
                <w:sz w:val="24"/>
                <w:szCs w:val="24"/>
              </w:rPr>
              <w:t>/</w:t>
            </w:r>
            <w:r w:rsidRPr="004E0946">
              <w:rPr>
                <w:rFonts w:ascii="Visual Geez Unicode" w:hAnsi="Visual Geez Unicode" w:cs="Nyala"/>
                <w:b/>
                <w:sz w:val="24"/>
                <w:szCs w:val="24"/>
              </w:rPr>
              <w:t>መግለጫ</w:t>
            </w:r>
            <w:r w:rsidRPr="004E0946">
              <w:rPr>
                <w:rFonts w:ascii="Visual Geez Unicode" w:hAnsi="Visual Geez Unicode"/>
                <w:b/>
                <w:sz w:val="24"/>
                <w:szCs w:val="24"/>
              </w:rPr>
              <w:t>/:</w:t>
            </w:r>
          </w:p>
        </w:tc>
      </w:tr>
      <w:tr w:rsidR="0036491A" w:rsidRPr="004E0946" w:rsidTr="004E0946">
        <w:trPr>
          <w:trHeight w:hRule="exact" w:val="817"/>
          <w:jc w:val="center"/>
        </w:trPr>
        <w:tc>
          <w:tcPr>
            <w:tcW w:w="2373" w:type="pct"/>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cs="Nyala"/>
                <w:b/>
                <w:sz w:val="24"/>
                <w:szCs w:val="24"/>
              </w:rPr>
              <w:t>የስራ</w:t>
            </w:r>
            <w:r w:rsidRPr="004E0946">
              <w:rPr>
                <w:rFonts w:ascii="Visual Geez Unicode" w:hAnsi="Visual Geez Unicode"/>
                <w:b/>
                <w:sz w:val="24"/>
                <w:szCs w:val="24"/>
              </w:rPr>
              <w:t xml:space="preserve"> </w:t>
            </w:r>
            <w:r w:rsidRPr="004E0946">
              <w:rPr>
                <w:rFonts w:ascii="Visual Geez Unicode" w:hAnsi="Visual Geez Unicode" w:cs="Nyala"/>
                <w:b/>
                <w:sz w:val="24"/>
                <w:szCs w:val="24"/>
              </w:rPr>
              <w:t>መደብ</w:t>
            </w:r>
            <w:r w:rsidRPr="004E0946">
              <w:rPr>
                <w:rFonts w:ascii="Visual Geez Unicode" w:hAnsi="Visual Geez Unicode"/>
                <w:b/>
                <w:sz w:val="24"/>
                <w:szCs w:val="24"/>
              </w:rPr>
              <w:t xml:space="preserve"> </w:t>
            </w:r>
            <w:r w:rsidRPr="004E0946">
              <w:rPr>
                <w:rFonts w:ascii="Visual Geez Unicode" w:hAnsi="Visual Geez Unicode" w:cs="Nyala"/>
                <w:b/>
                <w:sz w:val="24"/>
                <w:szCs w:val="24"/>
              </w:rPr>
              <w:t>መጠሪያ</w:t>
            </w:r>
            <w:r w:rsidRPr="004E0946">
              <w:rPr>
                <w:rFonts w:ascii="Visual Geez Unicode" w:hAnsi="Visual Geez Unicode"/>
                <w:b/>
                <w:sz w:val="24"/>
                <w:szCs w:val="24"/>
              </w:rPr>
              <w:t>/Job Title:</w:t>
            </w:r>
            <w:r w:rsidRPr="004E0946">
              <w:rPr>
                <w:rFonts w:ascii="Visual Geez Unicode" w:hAnsi="Visual Geez Unicode"/>
                <w:sz w:val="24"/>
                <w:szCs w:val="24"/>
              </w:rPr>
              <w:t xml:space="preserve"> </w:t>
            </w:r>
            <w:r w:rsidRPr="004E0946">
              <w:rPr>
                <w:rFonts w:ascii="Visual Geez Unicode" w:hAnsi="Visual Geez Unicode" w:cs="Nyala"/>
                <w:sz w:val="24"/>
                <w:szCs w:val="24"/>
              </w:rPr>
              <w:t>የገንዘብ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ቤት</w:t>
            </w:r>
            <w:r w:rsidRPr="004E0946">
              <w:rPr>
                <w:rFonts w:ascii="Visual Geez Unicode" w:hAnsi="Visual Geez Unicode"/>
                <w:sz w:val="24"/>
                <w:szCs w:val="24"/>
              </w:rPr>
              <w:t xml:space="preserve"> </w:t>
            </w:r>
            <w:r w:rsidRPr="004E0946">
              <w:rPr>
                <w:rFonts w:ascii="Visual Geez Unicode" w:hAnsi="Visual Geez Unicode" w:cs="Nyala"/>
                <w:sz w:val="24"/>
                <w:szCs w:val="24"/>
              </w:rPr>
              <w:t>ተላላኪ</w:t>
            </w:r>
            <w:r w:rsidRPr="004E0946">
              <w:rPr>
                <w:rFonts w:ascii="Visual Geez Unicode" w:hAnsi="Visual Geez Unicode"/>
                <w:sz w:val="24"/>
                <w:szCs w:val="24"/>
              </w:rPr>
              <w:t xml:space="preserve"> /Cash Office Service Attendant/</w:t>
            </w:r>
          </w:p>
        </w:tc>
        <w:tc>
          <w:tcPr>
            <w:tcW w:w="2627" w:type="pct"/>
          </w:tcPr>
          <w:p w:rsidR="00CB59D0" w:rsidRPr="004E0946" w:rsidRDefault="00CB59D0" w:rsidP="004E0946">
            <w:pPr>
              <w:jc w:val="both"/>
              <w:rPr>
                <w:rFonts w:ascii="Visual Geez Unicode" w:hAnsi="Visual Geez Unicode"/>
                <w:b/>
                <w:sz w:val="24"/>
                <w:szCs w:val="24"/>
              </w:rPr>
            </w:pPr>
            <w:r w:rsidRPr="004E0946">
              <w:rPr>
                <w:rFonts w:ascii="Visual Geez Unicode" w:hAnsi="Visual Geez Unicode"/>
                <w:b/>
                <w:sz w:val="24"/>
                <w:szCs w:val="24"/>
              </w:rPr>
              <w:t>Organizatio</w:t>
            </w:r>
            <w:bookmarkStart w:id="56" w:name="_GoBack"/>
            <w:bookmarkEnd w:id="56"/>
            <w:r w:rsidRPr="004E0946">
              <w:rPr>
                <w:rFonts w:ascii="Visual Geez Unicode" w:hAnsi="Visual Geez Unicode"/>
                <w:b/>
                <w:sz w:val="24"/>
                <w:szCs w:val="24"/>
              </w:rPr>
              <w:t>nal relationships:</w:t>
            </w:r>
          </w:p>
          <w:p w:rsidR="00CB59D0" w:rsidRPr="004E0946" w:rsidRDefault="00CB59D0" w:rsidP="004E0946">
            <w:pPr>
              <w:jc w:val="both"/>
              <w:rPr>
                <w:rFonts w:ascii="Visual Geez Unicode" w:hAnsi="Visual Geez Unicode"/>
                <w:sz w:val="24"/>
                <w:szCs w:val="24"/>
              </w:rPr>
            </w:pPr>
          </w:p>
        </w:tc>
      </w:tr>
      <w:tr w:rsidR="0036491A" w:rsidRPr="004E0946" w:rsidTr="004E0946">
        <w:trPr>
          <w:trHeight w:hRule="exact" w:val="432"/>
          <w:jc w:val="center"/>
        </w:trPr>
        <w:tc>
          <w:tcPr>
            <w:tcW w:w="2373" w:type="pct"/>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cs="Nyala"/>
                <w:b/>
                <w:sz w:val="24"/>
                <w:szCs w:val="24"/>
              </w:rPr>
              <w:t>የስራው</w:t>
            </w:r>
            <w:r w:rsidRPr="004E0946">
              <w:rPr>
                <w:rFonts w:ascii="Visual Geez Unicode" w:hAnsi="Visual Geez Unicode"/>
                <w:b/>
                <w:sz w:val="24"/>
                <w:szCs w:val="24"/>
              </w:rPr>
              <w:t xml:space="preserve"> </w:t>
            </w:r>
            <w:proofErr w:type="spellStart"/>
            <w:r w:rsidRPr="004E0946">
              <w:rPr>
                <w:rFonts w:ascii="Visual Geez Unicode" w:hAnsi="Visual Geez Unicode" w:cs="Nyala"/>
                <w:b/>
                <w:sz w:val="24"/>
                <w:szCs w:val="24"/>
              </w:rPr>
              <w:t>ኮድ</w:t>
            </w:r>
            <w:proofErr w:type="spellEnd"/>
            <w:r w:rsidRPr="004E0946">
              <w:rPr>
                <w:rFonts w:ascii="Visual Geez Unicode" w:hAnsi="Visual Geez Unicode"/>
                <w:b/>
                <w:sz w:val="24"/>
                <w:szCs w:val="24"/>
              </w:rPr>
              <w:t>/Job Code:(</w:t>
            </w:r>
            <w:r w:rsidRPr="004E0946">
              <w:rPr>
                <w:rFonts w:ascii="Visual Geez Unicode" w:hAnsi="Visual Geez Unicode"/>
                <w:sz w:val="24"/>
                <w:szCs w:val="24"/>
              </w:rPr>
              <w:t>To be filled by HR)</w:t>
            </w:r>
          </w:p>
        </w:tc>
        <w:tc>
          <w:tcPr>
            <w:tcW w:w="2627" w:type="pct"/>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cs="Nyala"/>
                <w:b/>
                <w:sz w:val="24"/>
                <w:szCs w:val="24"/>
              </w:rPr>
              <w:t>ተጠሪነት</w:t>
            </w:r>
            <w:r w:rsidRPr="004E0946">
              <w:rPr>
                <w:rFonts w:ascii="Visual Geez Unicode" w:hAnsi="Visual Geez Unicode"/>
                <w:b/>
                <w:sz w:val="24"/>
                <w:szCs w:val="24"/>
              </w:rPr>
              <w:t>/Report Directly To</w:t>
            </w:r>
            <w:r w:rsidRPr="004E0946">
              <w:rPr>
                <w:rFonts w:ascii="Visual Geez Unicode" w:hAnsi="Visual Geez Unicode"/>
                <w:sz w:val="24"/>
                <w:szCs w:val="24"/>
              </w:rPr>
              <w:t xml:space="preserve">: </w:t>
            </w:r>
            <w:r w:rsidRPr="004E0946">
              <w:rPr>
                <w:rFonts w:ascii="Visual Geez Unicode" w:hAnsi="Visual Geez Unicode" w:cs="Nyala"/>
                <w:sz w:val="24"/>
                <w:szCs w:val="24"/>
              </w:rPr>
              <w:t>ለክፍላቸው</w:t>
            </w:r>
            <w:r w:rsidRPr="004E0946">
              <w:rPr>
                <w:rFonts w:ascii="Visual Geez Unicode" w:hAnsi="Visual Geez Unicode"/>
                <w:sz w:val="24"/>
                <w:szCs w:val="24"/>
              </w:rPr>
              <w:t xml:space="preserve"> </w:t>
            </w:r>
            <w:r w:rsidRPr="004E0946">
              <w:rPr>
                <w:rFonts w:ascii="Visual Geez Unicode" w:hAnsi="Visual Geez Unicode" w:cs="Nyala"/>
                <w:sz w:val="24"/>
                <w:szCs w:val="24"/>
              </w:rPr>
              <w:t>ስራ</w:t>
            </w:r>
            <w:r w:rsidRPr="004E0946">
              <w:rPr>
                <w:rFonts w:ascii="Visual Geez Unicode" w:hAnsi="Visual Geez Unicode"/>
                <w:sz w:val="24"/>
                <w:szCs w:val="24"/>
              </w:rPr>
              <w:t xml:space="preserve"> </w:t>
            </w:r>
            <w:r w:rsidRPr="004E0946">
              <w:rPr>
                <w:rFonts w:ascii="Visual Geez Unicode" w:hAnsi="Visual Geez Unicode" w:cs="Nyala"/>
                <w:sz w:val="24"/>
                <w:szCs w:val="24"/>
              </w:rPr>
              <w:t>አስኪያጅ</w:t>
            </w:r>
          </w:p>
        </w:tc>
      </w:tr>
      <w:tr w:rsidR="0036491A" w:rsidRPr="004E0946" w:rsidTr="004E0946">
        <w:trPr>
          <w:trHeight w:hRule="exact" w:val="432"/>
          <w:jc w:val="center"/>
        </w:trPr>
        <w:tc>
          <w:tcPr>
            <w:tcW w:w="2373" w:type="pct"/>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b/>
                <w:sz w:val="24"/>
                <w:szCs w:val="24"/>
              </w:rPr>
              <w:t>መምሪያ/Division:</w:t>
            </w:r>
          </w:p>
        </w:tc>
        <w:tc>
          <w:tcPr>
            <w:tcW w:w="2627" w:type="pct"/>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cs="Nyala"/>
                <w:b/>
                <w:sz w:val="24"/>
                <w:szCs w:val="24"/>
              </w:rPr>
              <w:t>የሚያዛቸው</w:t>
            </w:r>
            <w:r w:rsidRPr="004E0946">
              <w:rPr>
                <w:rFonts w:ascii="Visual Geez Unicode" w:hAnsi="Visual Geez Unicode"/>
                <w:b/>
                <w:sz w:val="24"/>
                <w:szCs w:val="24"/>
              </w:rPr>
              <w:t xml:space="preserve"> </w:t>
            </w:r>
            <w:r w:rsidRPr="004E0946">
              <w:rPr>
                <w:rFonts w:ascii="Visual Geez Unicode" w:hAnsi="Visual Geez Unicode" w:cs="Nyala"/>
                <w:b/>
                <w:sz w:val="24"/>
                <w:szCs w:val="24"/>
              </w:rPr>
              <w:t>ሰራተኞች</w:t>
            </w:r>
            <w:r w:rsidRPr="004E0946">
              <w:rPr>
                <w:rFonts w:ascii="Visual Geez Unicode" w:hAnsi="Visual Geez Unicode"/>
                <w:b/>
                <w:sz w:val="24"/>
                <w:szCs w:val="24"/>
              </w:rPr>
              <w:t>/</w:t>
            </w:r>
            <w:r w:rsidRPr="004E0946">
              <w:rPr>
                <w:rFonts w:ascii="Visual Geez Unicode" w:hAnsi="Visual Geez Unicode"/>
                <w:sz w:val="24"/>
                <w:szCs w:val="24"/>
              </w:rPr>
              <w:t xml:space="preserve">Supervises: </w:t>
            </w:r>
            <w:r w:rsidRPr="004E0946">
              <w:rPr>
                <w:rFonts w:ascii="Visual Geez Unicode" w:hAnsi="Visual Geez Unicode" w:cs="Nyala"/>
                <w:sz w:val="24"/>
                <w:szCs w:val="24"/>
              </w:rPr>
              <w:t>የለም</w:t>
            </w:r>
          </w:p>
        </w:tc>
      </w:tr>
      <w:tr w:rsidR="0036491A" w:rsidRPr="004E0946" w:rsidTr="004E0946">
        <w:trPr>
          <w:trHeight w:val="432"/>
          <w:jc w:val="center"/>
        </w:trPr>
        <w:tc>
          <w:tcPr>
            <w:tcW w:w="2373" w:type="pct"/>
          </w:tcPr>
          <w:p w:rsidR="00CB59D0" w:rsidRPr="004E0946" w:rsidRDefault="00CB59D0" w:rsidP="004E0946">
            <w:pPr>
              <w:jc w:val="both"/>
              <w:rPr>
                <w:rFonts w:ascii="Visual Geez Unicode" w:hAnsi="Visual Geez Unicode"/>
                <w:b/>
                <w:sz w:val="24"/>
                <w:szCs w:val="24"/>
              </w:rPr>
            </w:pPr>
            <w:r w:rsidRPr="004E0946">
              <w:rPr>
                <w:rFonts w:ascii="Visual Geez Unicode" w:hAnsi="Visual Geez Unicode"/>
                <w:b/>
                <w:sz w:val="24"/>
                <w:szCs w:val="24"/>
              </w:rPr>
              <w:t>/ Department:</w:t>
            </w:r>
          </w:p>
        </w:tc>
        <w:tc>
          <w:tcPr>
            <w:tcW w:w="2627" w:type="pct"/>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cs="Nyala"/>
                <w:b/>
                <w:sz w:val="24"/>
                <w:szCs w:val="24"/>
              </w:rPr>
              <w:t>የቅጥር</w:t>
            </w:r>
            <w:r w:rsidRPr="004E0946">
              <w:rPr>
                <w:rFonts w:ascii="Visual Geez Unicode" w:hAnsi="Visual Geez Unicode"/>
                <w:b/>
                <w:sz w:val="24"/>
                <w:szCs w:val="24"/>
              </w:rPr>
              <w:t xml:space="preserve"> </w:t>
            </w:r>
            <w:r w:rsidRPr="004E0946">
              <w:rPr>
                <w:rFonts w:ascii="Visual Geez Unicode" w:hAnsi="Visual Geez Unicode" w:cs="Nyala"/>
                <w:b/>
                <w:sz w:val="24"/>
                <w:szCs w:val="24"/>
              </w:rPr>
              <w:t>ሁኔታ</w:t>
            </w:r>
            <w:r w:rsidRPr="004E0946">
              <w:rPr>
                <w:rFonts w:ascii="Visual Geez Unicode" w:hAnsi="Visual Geez Unicode"/>
                <w:b/>
                <w:sz w:val="24"/>
                <w:szCs w:val="24"/>
              </w:rPr>
              <w:t>/Type of Employment</w:t>
            </w:r>
            <w:r w:rsidRPr="004E0946">
              <w:rPr>
                <w:rFonts w:ascii="Visual Geez Unicode" w:hAnsi="Visual Geez Unicode"/>
                <w:sz w:val="24"/>
                <w:szCs w:val="24"/>
              </w:rPr>
              <w:t xml:space="preserve">: </w:t>
            </w:r>
            <w:r w:rsidRPr="004E0946">
              <w:rPr>
                <w:rFonts w:ascii="Visual Geez Unicode" w:hAnsi="Visual Geez Unicode" w:cs="Nyala"/>
                <w:sz w:val="24"/>
                <w:szCs w:val="24"/>
              </w:rPr>
              <w:t>ቋሚ</w:t>
            </w:r>
            <w:r w:rsidRPr="004E0946">
              <w:rPr>
                <w:rFonts w:ascii="Visual Geez Unicode" w:hAnsi="Visual Geez Unicode"/>
                <w:sz w:val="24"/>
                <w:szCs w:val="24"/>
              </w:rPr>
              <w:t xml:space="preserve">/Permanent </w:t>
            </w:r>
          </w:p>
        </w:tc>
      </w:tr>
      <w:tr w:rsidR="0036491A" w:rsidRPr="004E0946" w:rsidTr="004E0946">
        <w:trPr>
          <w:trHeight w:val="432"/>
          <w:jc w:val="center"/>
        </w:trPr>
        <w:tc>
          <w:tcPr>
            <w:tcW w:w="2373" w:type="pct"/>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cs="Nyala"/>
                <w:b/>
                <w:sz w:val="24"/>
                <w:szCs w:val="24"/>
              </w:rPr>
              <w:t>የስራ</w:t>
            </w:r>
            <w:r w:rsidRPr="004E0946">
              <w:rPr>
                <w:rFonts w:ascii="Visual Geez Unicode" w:hAnsi="Visual Geez Unicode"/>
                <w:b/>
                <w:sz w:val="24"/>
                <w:szCs w:val="24"/>
              </w:rPr>
              <w:t xml:space="preserve"> </w:t>
            </w:r>
            <w:r w:rsidRPr="004E0946">
              <w:rPr>
                <w:rFonts w:ascii="Visual Geez Unicode" w:hAnsi="Visual Geez Unicode" w:cs="Nyala"/>
                <w:b/>
                <w:sz w:val="24"/>
                <w:szCs w:val="24"/>
              </w:rPr>
              <w:t>መደቡ</w:t>
            </w:r>
            <w:r w:rsidRPr="004E0946">
              <w:rPr>
                <w:rFonts w:ascii="Visual Geez Unicode" w:hAnsi="Visual Geez Unicode"/>
                <w:b/>
                <w:sz w:val="24"/>
                <w:szCs w:val="24"/>
              </w:rPr>
              <w:t xml:space="preserve"> </w:t>
            </w:r>
            <w:r w:rsidRPr="004E0946">
              <w:rPr>
                <w:rFonts w:ascii="Visual Geez Unicode" w:hAnsi="Visual Geez Unicode" w:cs="Nyala"/>
                <w:b/>
                <w:sz w:val="24"/>
                <w:szCs w:val="24"/>
              </w:rPr>
              <w:t>ደረጃ</w:t>
            </w:r>
            <w:r w:rsidRPr="004E0946">
              <w:rPr>
                <w:rFonts w:ascii="Visual Geez Unicode" w:hAnsi="Visual Geez Unicode"/>
                <w:b/>
                <w:sz w:val="24"/>
                <w:szCs w:val="24"/>
              </w:rPr>
              <w:t>/Job Grade:</w:t>
            </w:r>
            <w:r w:rsidRPr="004E0946">
              <w:rPr>
                <w:rFonts w:ascii="Visual Geez Unicode" w:hAnsi="Visual Geez Unicode"/>
                <w:sz w:val="24"/>
                <w:szCs w:val="24"/>
              </w:rPr>
              <w:t xml:space="preserve"> 5</w:t>
            </w:r>
          </w:p>
        </w:tc>
        <w:tc>
          <w:tcPr>
            <w:tcW w:w="2627" w:type="pct"/>
          </w:tcPr>
          <w:p w:rsidR="00CB59D0" w:rsidRPr="004E0946" w:rsidRDefault="00CB59D0" w:rsidP="004E0946">
            <w:pPr>
              <w:jc w:val="both"/>
              <w:rPr>
                <w:rFonts w:ascii="Visual Geez Unicode" w:hAnsi="Visual Geez Unicode"/>
                <w:sz w:val="24"/>
                <w:szCs w:val="24"/>
              </w:rPr>
            </w:pPr>
          </w:p>
        </w:tc>
      </w:tr>
      <w:tr w:rsidR="0036491A" w:rsidRPr="004E0946" w:rsidTr="004E0946">
        <w:trPr>
          <w:trHeight w:val="432"/>
          <w:jc w:val="center"/>
        </w:trPr>
        <w:tc>
          <w:tcPr>
            <w:tcW w:w="2373" w:type="pct"/>
            <w:tcBorders>
              <w:bottom w:val="single" w:sz="4" w:space="0" w:color="auto"/>
            </w:tcBorders>
          </w:tcPr>
          <w:p w:rsidR="00CB59D0" w:rsidRPr="004E0946" w:rsidRDefault="00CB59D0" w:rsidP="004E0946">
            <w:pPr>
              <w:tabs>
                <w:tab w:val="left" w:pos="1122"/>
              </w:tabs>
              <w:jc w:val="both"/>
              <w:rPr>
                <w:rFonts w:ascii="Visual Geez Unicode" w:hAnsi="Visual Geez Unicode"/>
                <w:sz w:val="24"/>
                <w:szCs w:val="24"/>
              </w:rPr>
            </w:pPr>
            <w:r w:rsidRPr="004E0946">
              <w:rPr>
                <w:rFonts w:ascii="Visual Geez Unicode" w:hAnsi="Visual Geez Unicode" w:cs="Nyala"/>
                <w:b/>
                <w:sz w:val="24"/>
                <w:szCs w:val="24"/>
              </w:rPr>
              <w:t>የስራ</w:t>
            </w:r>
            <w:r w:rsidRPr="004E0946">
              <w:rPr>
                <w:rFonts w:ascii="Visual Geez Unicode" w:hAnsi="Visual Geez Unicode"/>
                <w:b/>
                <w:sz w:val="24"/>
                <w:szCs w:val="24"/>
              </w:rPr>
              <w:t xml:space="preserve"> </w:t>
            </w:r>
            <w:r w:rsidRPr="004E0946">
              <w:rPr>
                <w:rFonts w:ascii="Visual Geez Unicode" w:hAnsi="Visual Geez Unicode" w:cs="Nyala"/>
                <w:b/>
                <w:sz w:val="24"/>
                <w:szCs w:val="24"/>
              </w:rPr>
              <w:t>ክፍል</w:t>
            </w:r>
            <w:r w:rsidRPr="004E0946">
              <w:rPr>
                <w:rFonts w:ascii="Visual Geez Unicode" w:hAnsi="Visual Geez Unicode"/>
                <w:b/>
                <w:sz w:val="24"/>
                <w:szCs w:val="24"/>
              </w:rPr>
              <w:t>/Unit:</w:t>
            </w:r>
            <w:r w:rsidRPr="004E0946">
              <w:rPr>
                <w:rFonts w:ascii="Visual Geez Unicode" w:hAnsi="Visual Geez Unicode"/>
                <w:sz w:val="24"/>
                <w:szCs w:val="24"/>
              </w:rPr>
              <w:t xml:space="preserve"> </w:t>
            </w:r>
          </w:p>
        </w:tc>
        <w:tc>
          <w:tcPr>
            <w:tcW w:w="2627" w:type="pct"/>
            <w:tcBorders>
              <w:bottom w:val="single" w:sz="4" w:space="0" w:color="auto"/>
            </w:tcBorders>
          </w:tcPr>
          <w:p w:rsidR="00CB59D0" w:rsidRPr="004E0946" w:rsidRDefault="00CB59D0" w:rsidP="004E0946">
            <w:pPr>
              <w:jc w:val="both"/>
              <w:rPr>
                <w:rFonts w:ascii="Visual Geez Unicode" w:hAnsi="Visual Geez Unicode"/>
                <w:sz w:val="24"/>
                <w:szCs w:val="24"/>
              </w:rPr>
            </w:pPr>
            <w:r w:rsidRPr="004E0946">
              <w:rPr>
                <w:rFonts w:ascii="Visual Geez Unicode" w:hAnsi="Visual Geez Unicode" w:cs="Nyala"/>
                <w:b/>
                <w:sz w:val="24"/>
                <w:szCs w:val="24"/>
              </w:rPr>
              <w:t>የስራው</w:t>
            </w:r>
            <w:r w:rsidRPr="004E0946">
              <w:rPr>
                <w:rFonts w:ascii="Visual Geez Unicode" w:hAnsi="Visual Geez Unicode"/>
                <w:b/>
                <w:sz w:val="24"/>
                <w:szCs w:val="24"/>
              </w:rPr>
              <w:t xml:space="preserve"> </w:t>
            </w:r>
            <w:r w:rsidRPr="004E0946">
              <w:rPr>
                <w:rFonts w:ascii="Visual Geez Unicode" w:hAnsi="Visual Geez Unicode" w:cs="Nyala"/>
                <w:b/>
                <w:sz w:val="24"/>
                <w:szCs w:val="24"/>
              </w:rPr>
              <w:t>ምድብ</w:t>
            </w:r>
            <w:r w:rsidRPr="004E0946">
              <w:rPr>
                <w:rFonts w:ascii="Visual Geez Unicode" w:hAnsi="Visual Geez Unicode"/>
                <w:b/>
                <w:sz w:val="24"/>
                <w:szCs w:val="24"/>
              </w:rPr>
              <w:t>/Job Category</w:t>
            </w:r>
            <w:r w:rsidRPr="004E0946">
              <w:rPr>
                <w:rFonts w:ascii="Visual Geez Unicode" w:hAnsi="Visual Geez Unicode"/>
                <w:sz w:val="24"/>
                <w:szCs w:val="24"/>
              </w:rPr>
              <w:t xml:space="preserve">: </w:t>
            </w:r>
            <w:r w:rsidRPr="004E0946">
              <w:rPr>
                <w:rFonts w:ascii="Visual Geez Unicode" w:hAnsi="Visual Geez Unicode" w:cs="Nyala"/>
                <w:sz w:val="24"/>
                <w:szCs w:val="24"/>
              </w:rPr>
              <w:t>የአገልግሎት</w:t>
            </w:r>
            <w:r w:rsidRPr="004E0946">
              <w:rPr>
                <w:rFonts w:ascii="Visual Geez Unicode" w:hAnsi="Visual Geez Unicode"/>
                <w:sz w:val="24"/>
                <w:szCs w:val="24"/>
              </w:rPr>
              <w:t xml:space="preserve"> </w:t>
            </w:r>
            <w:r w:rsidRPr="004E0946">
              <w:rPr>
                <w:rFonts w:ascii="Visual Geez Unicode" w:hAnsi="Visual Geez Unicode" w:cs="Nyala"/>
                <w:sz w:val="24"/>
                <w:szCs w:val="24"/>
              </w:rPr>
              <w:t>ሰራተኛ</w:t>
            </w:r>
          </w:p>
        </w:tc>
      </w:tr>
      <w:tr w:rsidR="0036491A" w:rsidRPr="004E0946" w:rsidTr="002946FC">
        <w:trPr>
          <w:trHeight w:val="695"/>
          <w:jc w:val="center"/>
        </w:trPr>
        <w:tc>
          <w:tcPr>
            <w:tcW w:w="5000" w:type="pct"/>
            <w:gridSpan w:val="2"/>
          </w:tcPr>
          <w:p w:rsidR="00CB59D0" w:rsidRPr="004E0946" w:rsidRDefault="00CB59D0" w:rsidP="00142F34">
            <w:pPr>
              <w:pStyle w:val="ListParagraph"/>
              <w:numPr>
                <w:ilvl w:val="0"/>
                <w:numId w:val="101"/>
              </w:numPr>
              <w:tabs>
                <w:tab w:val="left" w:pos="250"/>
              </w:tabs>
              <w:ind w:left="360" w:hanging="360"/>
              <w:jc w:val="both"/>
              <w:rPr>
                <w:rFonts w:ascii="Visual Geez Unicode" w:hAnsi="Visual Geez Unicode"/>
                <w:sz w:val="24"/>
                <w:szCs w:val="24"/>
              </w:rPr>
            </w:pPr>
            <w:r w:rsidRPr="004E0946">
              <w:rPr>
                <w:rFonts w:ascii="Visual Geez Unicode" w:hAnsi="Visual Geez Unicode" w:cs="Nyala"/>
                <w:b/>
                <w:sz w:val="24"/>
                <w:szCs w:val="24"/>
              </w:rPr>
              <w:t>የስራው</w:t>
            </w:r>
            <w:r w:rsidRPr="004E0946">
              <w:rPr>
                <w:rFonts w:ascii="Visual Geez Unicode" w:hAnsi="Visual Geez Unicode"/>
                <w:b/>
                <w:sz w:val="24"/>
                <w:szCs w:val="24"/>
              </w:rPr>
              <w:t xml:space="preserve"> </w:t>
            </w:r>
            <w:r w:rsidRPr="004E0946">
              <w:rPr>
                <w:rFonts w:ascii="Visual Geez Unicode" w:hAnsi="Visual Geez Unicode" w:cs="Nyala"/>
                <w:b/>
                <w:sz w:val="24"/>
                <w:szCs w:val="24"/>
              </w:rPr>
              <w:t>ዓላማ</w:t>
            </w:r>
            <w:r w:rsidRPr="004E0946">
              <w:rPr>
                <w:rFonts w:ascii="Visual Geez Unicode" w:hAnsi="Visual Geez Unicode"/>
                <w:b/>
                <w:sz w:val="24"/>
                <w:szCs w:val="24"/>
              </w:rPr>
              <w:t xml:space="preserve">/Job Objective: </w:t>
            </w:r>
            <w:r w:rsidRPr="004E0946">
              <w:rPr>
                <w:rFonts w:ascii="Visual Geez Unicode" w:hAnsi="Visual Geez Unicode" w:cs="Nyala"/>
                <w:sz w:val="24"/>
                <w:szCs w:val="24"/>
              </w:rPr>
              <w:t>በኢትዮጵያ</w:t>
            </w:r>
            <w:r w:rsidRPr="004E0946">
              <w:rPr>
                <w:rFonts w:ascii="Visual Geez Unicode" w:hAnsi="Visual Geez Unicode"/>
                <w:sz w:val="24"/>
                <w:szCs w:val="24"/>
              </w:rPr>
              <w:t xml:space="preserve"> </w:t>
            </w:r>
            <w:r w:rsidRPr="004E0946">
              <w:rPr>
                <w:rFonts w:ascii="Visual Geez Unicode" w:hAnsi="Visual Geez Unicode" w:cs="Nyala"/>
                <w:sz w:val="24"/>
                <w:szCs w:val="24"/>
              </w:rPr>
              <w:t>ንግድ</w:t>
            </w:r>
            <w:r w:rsidRPr="004E0946">
              <w:rPr>
                <w:rFonts w:ascii="Visual Geez Unicode" w:hAnsi="Visual Geez Unicode"/>
                <w:sz w:val="24"/>
                <w:szCs w:val="24"/>
              </w:rPr>
              <w:t xml:space="preserve"> </w:t>
            </w:r>
            <w:r w:rsidRPr="004E0946">
              <w:rPr>
                <w:rFonts w:ascii="Visual Geez Unicode" w:hAnsi="Visual Geez Unicode" w:cs="Nyala"/>
                <w:sz w:val="24"/>
                <w:szCs w:val="24"/>
              </w:rPr>
              <w:t>ባንክ</w:t>
            </w:r>
            <w:r w:rsidRPr="004E0946">
              <w:rPr>
                <w:rFonts w:ascii="Visual Geez Unicode" w:hAnsi="Visual Geez Unicode"/>
                <w:sz w:val="24"/>
                <w:szCs w:val="24"/>
              </w:rPr>
              <w:t xml:space="preserve"> </w:t>
            </w:r>
            <w:r w:rsidRPr="004E0946">
              <w:rPr>
                <w:rFonts w:ascii="Visual Geez Unicode" w:hAnsi="Visual Geez Unicode" w:cs="Nyala"/>
                <w:sz w:val="24"/>
                <w:szCs w:val="24"/>
              </w:rPr>
              <w:t>ስር</w:t>
            </w:r>
            <w:r w:rsidRPr="004E0946">
              <w:rPr>
                <w:rFonts w:ascii="Visual Geez Unicode" w:hAnsi="Visual Geez Unicode"/>
                <w:sz w:val="24"/>
                <w:szCs w:val="24"/>
              </w:rPr>
              <w:t xml:space="preserve"> </w:t>
            </w:r>
            <w:r w:rsidRPr="004E0946">
              <w:rPr>
                <w:rFonts w:ascii="Visual Geez Unicode" w:hAnsi="Visual Geez Unicode" w:cs="Nyala"/>
                <w:sz w:val="24"/>
                <w:szCs w:val="24"/>
              </w:rPr>
              <w:t>በሚገኙ</w:t>
            </w:r>
            <w:r w:rsidRPr="004E0946">
              <w:rPr>
                <w:rFonts w:ascii="Visual Geez Unicode" w:hAnsi="Visual Geez Unicode"/>
                <w:sz w:val="24"/>
                <w:szCs w:val="24"/>
              </w:rPr>
              <w:t xml:space="preserve"> </w:t>
            </w:r>
            <w:r w:rsidRPr="004E0946">
              <w:rPr>
                <w:rFonts w:ascii="Visual Geez Unicode" w:hAnsi="Visual Geez Unicode" w:cs="Nyala"/>
                <w:sz w:val="24"/>
                <w:szCs w:val="24"/>
              </w:rPr>
              <w:t>ቅርንጫፎች</w:t>
            </w:r>
            <w:r w:rsidRPr="004E0946">
              <w:rPr>
                <w:rFonts w:ascii="Visual Geez Unicode" w:hAnsi="Visual Geez Unicode"/>
                <w:sz w:val="24"/>
                <w:szCs w:val="24"/>
              </w:rPr>
              <w:t xml:space="preserve"> </w:t>
            </w:r>
            <w:r w:rsidRPr="004E0946">
              <w:rPr>
                <w:rFonts w:ascii="Visual Geez Unicode" w:hAnsi="Visual Geez Unicode" w:cs="Nyala"/>
                <w:sz w:val="24"/>
                <w:szCs w:val="24"/>
              </w:rPr>
              <w:t>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ቤት</w:t>
            </w:r>
            <w:r w:rsidRPr="004E0946">
              <w:rPr>
                <w:rFonts w:ascii="Visual Geez Unicode" w:hAnsi="Visual Geez Unicode"/>
                <w:sz w:val="24"/>
                <w:szCs w:val="24"/>
              </w:rPr>
              <w:t xml:space="preserve"> </w:t>
            </w:r>
            <w:r w:rsidRPr="004E0946">
              <w:rPr>
                <w:rFonts w:ascii="Visual Geez Unicode" w:hAnsi="Visual Geez Unicode" w:cs="Nyala"/>
                <w:sz w:val="24"/>
                <w:szCs w:val="24"/>
              </w:rPr>
              <w:t>ውስጥ</w:t>
            </w:r>
            <w:r w:rsidRPr="004E0946">
              <w:rPr>
                <w:rFonts w:ascii="Visual Geez Unicode" w:hAnsi="Visual Geez Unicode"/>
                <w:sz w:val="24"/>
                <w:szCs w:val="24"/>
              </w:rPr>
              <w:t xml:space="preserve"> </w:t>
            </w:r>
            <w:r w:rsidRPr="004E0946">
              <w:rPr>
                <w:rFonts w:ascii="Visual Geez Unicode" w:hAnsi="Visual Geez Unicode" w:cs="Nyala"/>
                <w:sz w:val="24"/>
                <w:szCs w:val="24"/>
              </w:rPr>
              <w:t>ለደንበኞች</w:t>
            </w:r>
            <w:r w:rsidRPr="004E0946">
              <w:rPr>
                <w:rFonts w:ascii="Visual Geez Unicode" w:hAnsi="Visual Geez Unicode"/>
                <w:sz w:val="24"/>
                <w:szCs w:val="24"/>
              </w:rPr>
              <w:t xml:space="preserve"> </w:t>
            </w:r>
            <w:r w:rsidRPr="004E0946">
              <w:rPr>
                <w:rFonts w:ascii="Visual Geez Unicode" w:hAnsi="Visual Geez Unicode" w:cs="Nyala"/>
                <w:sz w:val="24"/>
                <w:szCs w:val="24"/>
              </w:rPr>
              <w:t>የተቀላጠፈ</w:t>
            </w:r>
            <w:r w:rsidRPr="004E0946">
              <w:rPr>
                <w:rFonts w:ascii="Visual Geez Unicode" w:hAnsi="Visual Geez Unicode"/>
                <w:sz w:val="24"/>
                <w:szCs w:val="24"/>
              </w:rPr>
              <w:t xml:space="preserve"> </w:t>
            </w:r>
            <w:r w:rsidRPr="004E0946">
              <w:rPr>
                <w:rFonts w:ascii="Visual Geez Unicode" w:hAnsi="Visual Geez Unicode" w:cs="Nyala"/>
                <w:sz w:val="24"/>
                <w:szCs w:val="24"/>
              </w:rPr>
              <w:t>አገልግሎት</w:t>
            </w:r>
            <w:r w:rsidRPr="004E0946">
              <w:rPr>
                <w:rFonts w:ascii="Visual Geez Unicode" w:hAnsi="Visual Geez Unicode"/>
                <w:sz w:val="24"/>
                <w:szCs w:val="24"/>
              </w:rPr>
              <w:t xml:space="preserve"> </w:t>
            </w:r>
            <w:r w:rsidRPr="004E0946">
              <w:rPr>
                <w:rFonts w:ascii="Visual Geez Unicode" w:hAnsi="Visual Geez Unicode" w:cs="Nyala"/>
                <w:sz w:val="24"/>
                <w:szCs w:val="24"/>
              </w:rPr>
              <w:t>ለመስጠትና</w:t>
            </w:r>
            <w:r w:rsidRPr="004E0946">
              <w:rPr>
                <w:rFonts w:ascii="Visual Geez Unicode" w:hAnsi="Visual Geez Unicode"/>
                <w:sz w:val="24"/>
                <w:szCs w:val="24"/>
              </w:rPr>
              <w:t xml:space="preserve"> </w:t>
            </w:r>
            <w:r w:rsidRPr="004E0946">
              <w:rPr>
                <w:rFonts w:ascii="Visual Geez Unicode" w:hAnsi="Visual Geez Unicode" w:cs="Nyala"/>
                <w:sz w:val="24"/>
                <w:szCs w:val="24"/>
              </w:rPr>
              <w:t>ስራውን</w:t>
            </w:r>
            <w:r w:rsidRPr="004E0946">
              <w:rPr>
                <w:rFonts w:ascii="Visual Geez Unicode" w:hAnsi="Visual Geez Unicode"/>
                <w:sz w:val="24"/>
                <w:szCs w:val="24"/>
              </w:rPr>
              <w:t xml:space="preserve"> </w:t>
            </w:r>
            <w:r w:rsidRPr="004E0946">
              <w:rPr>
                <w:rFonts w:ascii="Visual Geez Unicode" w:hAnsi="Visual Geez Unicode" w:cs="Nyala"/>
                <w:sz w:val="24"/>
                <w:szCs w:val="24"/>
              </w:rPr>
              <w:t>በተቀላጠፈ</w:t>
            </w:r>
            <w:r w:rsidRPr="004E0946">
              <w:rPr>
                <w:rFonts w:ascii="Visual Geez Unicode" w:hAnsi="Visual Geez Unicode"/>
                <w:sz w:val="24"/>
                <w:szCs w:val="24"/>
              </w:rPr>
              <w:t xml:space="preserve"> </w:t>
            </w:r>
            <w:r w:rsidRPr="004E0946">
              <w:rPr>
                <w:rFonts w:ascii="Visual Geez Unicode" w:hAnsi="Visual Geez Unicode" w:cs="Nyala"/>
                <w:sz w:val="24"/>
                <w:szCs w:val="24"/>
              </w:rPr>
              <w:t>መልኩ</w:t>
            </w:r>
            <w:r w:rsidRPr="004E0946">
              <w:rPr>
                <w:rFonts w:ascii="Visual Geez Unicode" w:hAnsi="Visual Geez Unicode"/>
                <w:sz w:val="24"/>
                <w:szCs w:val="24"/>
              </w:rPr>
              <w:t xml:space="preserve"> </w:t>
            </w:r>
            <w:r w:rsidRPr="004E0946">
              <w:rPr>
                <w:rFonts w:ascii="Visual Geez Unicode" w:hAnsi="Visual Geez Unicode" w:cs="Nyala"/>
                <w:sz w:val="24"/>
                <w:szCs w:val="24"/>
              </w:rPr>
              <w:t>መስራት</w:t>
            </w:r>
            <w:r w:rsidRPr="004E0946">
              <w:rPr>
                <w:rFonts w:ascii="Visual Geez Unicode" w:hAnsi="Visual Geez Unicode"/>
                <w:sz w:val="24"/>
                <w:szCs w:val="24"/>
              </w:rPr>
              <w:t xml:space="preserve"> </w:t>
            </w:r>
            <w:r w:rsidRPr="004E0946">
              <w:rPr>
                <w:rFonts w:ascii="Visual Geez Unicode" w:hAnsi="Visual Geez Unicode" w:cs="Nyala"/>
                <w:sz w:val="24"/>
                <w:szCs w:val="24"/>
              </w:rPr>
              <w:t>ነው፡፡</w:t>
            </w:r>
          </w:p>
        </w:tc>
      </w:tr>
      <w:tr w:rsidR="0036491A" w:rsidRPr="004E0946" w:rsidTr="002946FC">
        <w:trPr>
          <w:trHeight w:val="259"/>
          <w:jc w:val="center"/>
        </w:trPr>
        <w:tc>
          <w:tcPr>
            <w:tcW w:w="5000" w:type="pct"/>
            <w:gridSpan w:val="2"/>
            <w:tcBorders>
              <w:bottom w:val="single" w:sz="4" w:space="0" w:color="auto"/>
            </w:tcBorders>
          </w:tcPr>
          <w:p w:rsidR="00CB59D0" w:rsidRPr="004E0946" w:rsidRDefault="00CB59D0" w:rsidP="00142F34">
            <w:pPr>
              <w:pStyle w:val="ListParagraph"/>
              <w:numPr>
                <w:ilvl w:val="0"/>
                <w:numId w:val="101"/>
              </w:numPr>
              <w:tabs>
                <w:tab w:val="left" w:pos="344"/>
              </w:tabs>
              <w:ind w:left="540" w:hanging="540"/>
              <w:rPr>
                <w:rFonts w:ascii="Visual Geez Unicode" w:hAnsi="Visual Geez Unicode"/>
                <w:b/>
                <w:sz w:val="24"/>
                <w:szCs w:val="24"/>
              </w:rPr>
            </w:pPr>
            <w:r w:rsidRPr="004E0946">
              <w:rPr>
                <w:rFonts w:ascii="Visual Geez Unicode" w:hAnsi="Visual Geez Unicode" w:cs="Nyala"/>
                <w:b/>
                <w:sz w:val="24"/>
                <w:szCs w:val="24"/>
              </w:rPr>
              <w:t>የስራው</w:t>
            </w:r>
            <w:r w:rsidRPr="004E0946">
              <w:rPr>
                <w:rFonts w:ascii="Visual Geez Unicode" w:hAnsi="Visual Geez Unicode"/>
                <w:b/>
                <w:sz w:val="24"/>
                <w:szCs w:val="24"/>
              </w:rPr>
              <w:t xml:space="preserve"> </w:t>
            </w:r>
            <w:r w:rsidRPr="004E0946">
              <w:rPr>
                <w:rFonts w:ascii="Visual Geez Unicode" w:hAnsi="Visual Geez Unicode" w:cs="Nyala"/>
                <w:b/>
                <w:sz w:val="24"/>
                <w:szCs w:val="24"/>
              </w:rPr>
              <w:t>ዝርዝር</w:t>
            </w:r>
            <w:r w:rsidRPr="004E0946">
              <w:rPr>
                <w:rFonts w:ascii="Visual Geez Unicode" w:hAnsi="Visual Geez Unicode"/>
                <w:b/>
                <w:sz w:val="24"/>
                <w:szCs w:val="24"/>
              </w:rPr>
              <w:t>/ Key Job Duties and Responsibilities:</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በገንዘብ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ቤት</w:t>
            </w:r>
            <w:r w:rsidRPr="004E0946">
              <w:rPr>
                <w:rFonts w:ascii="Visual Geez Unicode" w:hAnsi="Visual Geez Unicode"/>
                <w:sz w:val="24"/>
                <w:szCs w:val="24"/>
              </w:rPr>
              <w:t xml:space="preserve"> </w:t>
            </w:r>
            <w:r w:rsidRPr="004E0946">
              <w:rPr>
                <w:rFonts w:ascii="Visual Geez Unicode" w:hAnsi="Visual Geez Unicode" w:cs="Nyala"/>
                <w:sz w:val="24"/>
                <w:szCs w:val="24"/>
              </w:rPr>
              <w:t>በመገኘት</w:t>
            </w:r>
            <w:r w:rsidRPr="004E0946">
              <w:rPr>
                <w:rFonts w:ascii="Visual Geez Unicode" w:hAnsi="Visual Geez Unicode"/>
                <w:sz w:val="24"/>
                <w:szCs w:val="24"/>
              </w:rPr>
              <w:t xml:space="preserve"> </w:t>
            </w:r>
            <w:r w:rsidRPr="004E0946">
              <w:rPr>
                <w:rFonts w:ascii="Visual Geez Unicode" w:hAnsi="Visual Geez Unicode" w:cs="Nyala"/>
                <w:sz w:val="24"/>
                <w:szCs w:val="24"/>
              </w:rPr>
              <w:t>ከደንበኞች</w:t>
            </w:r>
            <w:r w:rsidRPr="004E0946">
              <w:rPr>
                <w:rFonts w:ascii="Visual Geez Unicode" w:hAnsi="Visual Geez Unicode"/>
                <w:sz w:val="24"/>
                <w:szCs w:val="24"/>
              </w:rPr>
              <w:t xml:space="preserve"> </w:t>
            </w:r>
            <w:r w:rsidRPr="004E0946">
              <w:rPr>
                <w:rFonts w:ascii="Visual Geez Unicode" w:hAnsi="Visual Geez Unicode" w:cs="Nyala"/>
                <w:sz w:val="24"/>
                <w:szCs w:val="24"/>
              </w:rPr>
              <w:t>እንዲቆጠርላቸው</w:t>
            </w:r>
            <w:r w:rsidRPr="004E0946">
              <w:rPr>
                <w:rFonts w:ascii="Visual Geez Unicode" w:hAnsi="Visual Geez Unicode"/>
                <w:sz w:val="24"/>
                <w:szCs w:val="24"/>
              </w:rPr>
              <w:t xml:space="preserve"> </w:t>
            </w:r>
            <w:r w:rsidRPr="004E0946">
              <w:rPr>
                <w:rFonts w:ascii="Visual Geez Unicode" w:hAnsi="Visual Geez Unicode" w:cs="Nyala"/>
                <w:sz w:val="24"/>
                <w:szCs w:val="24"/>
              </w:rPr>
              <w:t>ይዘው</w:t>
            </w:r>
            <w:r w:rsidRPr="004E0946">
              <w:rPr>
                <w:rFonts w:ascii="Visual Geez Unicode" w:hAnsi="Visual Geez Unicode"/>
                <w:sz w:val="24"/>
                <w:szCs w:val="24"/>
              </w:rPr>
              <w:t xml:space="preserve"> </w:t>
            </w:r>
            <w:r w:rsidRPr="004E0946">
              <w:rPr>
                <w:rFonts w:ascii="Visual Geez Unicode" w:hAnsi="Visual Geez Unicode" w:cs="Nyala"/>
                <w:sz w:val="24"/>
                <w:szCs w:val="24"/>
              </w:rPr>
              <w:t>የሚያመጡትን</w:t>
            </w:r>
            <w:r w:rsidRPr="004E0946">
              <w:rPr>
                <w:rFonts w:ascii="Visual Geez Unicode" w:hAnsi="Visual Geez Unicode"/>
                <w:sz w:val="24"/>
                <w:szCs w:val="24"/>
              </w:rPr>
              <w:t xml:space="preserve"> </w:t>
            </w:r>
            <w:r w:rsidRPr="004E0946">
              <w:rPr>
                <w:rFonts w:ascii="Visual Geez Unicode" w:hAnsi="Visual Geez Unicode" w:cs="Nyala"/>
                <w:sz w:val="24"/>
                <w:szCs w:val="24"/>
              </w:rPr>
              <w:t>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እንዲቆጥሩ</w:t>
            </w:r>
            <w:r w:rsidRPr="004E0946">
              <w:rPr>
                <w:rFonts w:ascii="Visual Geez Unicode" w:hAnsi="Visual Geez Unicode"/>
                <w:sz w:val="24"/>
                <w:szCs w:val="24"/>
              </w:rPr>
              <w:t xml:space="preserve"> </w:t>
            </w:r>
            <w:r w:rsidRPr="004E0946">
              <w:rPr>
                <w:rFonts w:ascii="Visual Geez Unicode" w:hAnsi="Visual Geez Unicode" w:cs="Nyala"/>
                <w:sz w:val="24"/>
                <w:szCs w:val="24"/>
              </w:rPr>
              <w:t>በመመሪያው</w:t>
            </w:r>
            <w:r w:rsidRPr="004E0946">
              <w:rPr>
                <w:rFonts w:ascii="Visual Geez Unicode" w:hAnsi="Visual Geez Unicode"/>
                <w:sz w:val="24"/>
                <w:szCs w:val="24"/>
              </w:rPr>
              <w:t xml:space="preserve"> </w:t>
            </w:r>
            <w:r w:rsidRPr="004E0946">
              <w:rPr>
                <w:rFonts w:ascii="Visual Geez Unicode" w:hAnsi="Visual Geez Unicode" w:cs="Nyala"/>
                <w:sz w:val="24"/>
                <w:szCs w:val="24"/>
              </w:rPr>
              <w:t>የተፈቀደላቸው</w:t>
            </w:r>
            <w:r w:rsidRPr="004E0946">
              <w:rPr>
                <w:rFonts w:ascii="Visual Geez Unicode" w:hAnsi="Visual Geez Unicode"/>
                <w:sz w:val="24"/>
                <w:szCs w:val="24"/>
              </w:rPr>
              <w:t xml:space="preserve"> </w:t>
            </w:r>
            <w:r w:rsidRPr="004E0946">
              <w:rPr>
                <w:rFonts w:ascii="Visual Geez Unicode" w:hAnsi="Visual Geez Unicode" w:cs="Nyala"/>
                <w:sz w:val="24"/>
                <w:szCs w:val="24"/>
              </w:rPr>
              <w:t>የገንዘብ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አይነት</w:t>
            </w:r>
            <w:r w:rsidRPr="004E0946">
              <w:rPr>
                <w:rFonts w:ascii="Visual Geez Unicode" w:hAnsi="Visual Geez Unicode"/>
                <w:sz w:val="24"/>
                <w:szCs w:val="24"/>
              </w:rPr>
              <w:t xml:space="preserve"> </w:t>
            </w:r>
            <w:r w:rsidRPr="004E0946">
              <w:rPr>
                <w:rFonts w:ascii="Visual Geez Unicode" w:hAnsi="Visual Geez Unicode" w:cs="Nyala"/>
                <w:sz w:val="24"/>
                <w:szCs w:val="24"/>
              </w:rPr>
              <w:t>መቁጠር</w:t>
            </w:r>
            <w:r w:rsidRPr="004E0946">
              <w:rPr>
                <w:rFonts w:ascii="Visual Geez Unicode" w:hAnsi="Visual Geez Unicode"/>
                <w:sz w:val="24"/>
                <w:szCs w:val="24"/>
              </w:rPr>
              <w:t xml:space="preserve"> </w:t>
            </w:r>
            <w:r w:rsidRPr="004E0946">
              <w:rPr>
                <w:rFonts w:ascii="Visual Geez Unicode" w:hAnsi="Visual Geez Unicode" w:cs="Nyala"/>
                <w:sz w:val="24"/>
                <w:szCs w:val="24"/>
              </w:rPr>
              <w:t>በብሪክ</w:t>
            </w:r>
            <w:r w:rsidRPr="004E0946">
              <w:rPr>
                <w:rFonts w:ascii="Visual Geez Unicode" w:hAnsi="Visual Geez Unicode"/>
                <w:sz w:val="24"/>
                <w:szCs w:val="24"/>
              </w:rPr>
              <w:t xml:space="preserve"> </w:t>
            </w:r>
            <w:r w:rsidRPr="004E0946">
              <w:rPr>
                <w:rFonts w:ascii="Visual Geez Unicode" w:hAnsi="Visual Geez Unicode" w:cs="Nyala"/>
                <w:sz w:val="24"/>
                <w:szCs w:val="24"/>
              </w:rPr>
              <w:t>ማሰርና</w:t>
            </w:r>
            <w:r w:rsidRPr="004E0946">
              <w:rPr>
                <w:rFonts w:ascii="Visual Geez Unicode" w:hAnsi="Visual Geez Unicode"/>
                <w:sz w:val="24"/>
                <w:szCs w:val="24"/>
              </w:rPr>
              <w:t xml:space="preserve"> </w:t>
            </w:r>
            <w:r w:rsidRPr="004E0946">
              <w:rPr>
                <w:rFonts w:ascii="Visual Geez Unicode" w:hAnsi="Visual Geez Unicode" w:cs="Nyala"/>
                <w:sz w:val="24"/>
                <w:szCs w:val="24"/>
              </w:rPr>
              <w:t>ማሸግ፣</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የተቆጠሩ</w:t>
            </w:r>
            <w:r w:rsidRPr="004E0946">
              <w:rPr>
                <w:rFonts w:ascii="Visual Geez Unicode" w:hAnsi="Visual Geez Unicode"/>
                <w:sz w:val="24"/>
                <w:szCs w:val="24"/>
              </w:rPr>
              <w:t xml:space="preserve"> </w:t>
            </w:r>
            <w:r w:rsidRPr="004E0946">
              <w:rPr>
                <w:rFonts w:ascii="Visual Geez Unicode" w:hAnsi="Visual Geez Unicode" w:cs="Nyala"/>
                <w:sz w:val="24"/>
                <w:szCs w:val="24"/>
              </w:rPr>
              <w:t>የገንዘብ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ኖቶችን</w:t>
            </w:r>
            <w:r w:rsidRPr="004E0946">
              <w:rPr>
                <w:rFonts w:ascii="Visual Geez Unicode" w:hAnsi="Visual Geez Unicode"/>
                <w:sz w:val="24"/>
                <w:szCs w:val="24"/>
              </w:rPr>
              <w:t xml:space="preserve"> </w:t>
            </w:r>
            <w:r w:rsidRPr="004E0946">
              <w:rPr>
                <w:rFonts w:ascii="Visual Geez Unicode" w:hAnsi="Visual Geez Unicode" w:cs="Nyala"/>
                <w:sz w:val="24"/>
                <w:szCs w:val="24"/>
              </w:rPr>
              <w:t>በብሪክ</w:t>
            </w:r>
            <w:r w:rsidRPr="004E0946">
              <w:rPr>
                <w:rFonts w:ascii="Visual Geez Unicode" w:hAnsi="Visual Geez Unicode"/>
                <w:sz w:val="24"/>
                <w:szCs w:val="24"/>
              </w:rPr>
              <w:t xml:space="preserve"> </w:t>
            </w:r>
            <w:r w:rsidRPr="004E0946">
              <w:rPr>
                <w:rFonts w:ascii="Visual Geez Unicode" w:hAnsi="Visual Geez Unicode" w:cs="Nyala"/>
                <w:sz w:val="24"/>
                <w:szCs w:val="24"/>
              </w:rPr>
              <w:t>ማሰር</w:t>
            </w:r>
            <w:r w:rsidRPr="004E0946">
              <w:rPr>
                <w:rFonts w:ascii="Visual Geez Unicode" w:hAnsi="Visual Geez Unicode"/>
                <w:sz w:val="24"/>
                <w:szCs w:val="24"/>
              </w:rPr>
              <w:t xml:space="preserve"> </w:t>
            </w:r>
            <w:r w:rsidRPr="004E0946">
              <w:rPr>
                <w:rFonts w:ascii="Visual Geez Unicode" w:hAnsi="Visual Geez Unicode" w:cs="Nyala"/>
                <w:sz w:val="24"/>
                <w:szCs w:val="24"/>
              </w:rPr>
              <w:t>ማሸግና</w:t>
            </w:r>
            <w:r w:rsidRPr="004E0946">
              <w:rPr>
                <w:rFonts w:ascii="Visual Geez Unicode" w:hAnsi="Visual Geez Unicode"/>
                <w:sz w:val="24"/>
                <w:szCs w:val="24"/>
              </w:rPr>
              <w:t xml:space="preserve"> </w:t>
            </w:r>
            <w:r w:rsidRPr="004E0946">
              <w:rPr>
                <w:rFonts w:ascii="Visual Geez Unicode" w:hAnsi="Visual Geez Unicode" w:cs="Nyala"/>
                <w:sz w:val="24"/>
                <w:szCs w:val="24"/>
              </w:rPr>
              <w:t>በእሽጉ</w:t>
            </w:r>
            <w:r w:rsidRPr="004E0946">
              <w:rPr>
                <w:rFonts w:ascii="Visual Geez Unicode" w:hAnsi="Visual Geez Unicode"/>
                <w:sz w:val="24"/>
                <w:szCs w:val="24"/>
              </w:rPr>
              <w:t xml:space="preserve"> </w:t>
            </w:r>
            <w:r w:rsidRPr="004E0946">
              <w:rPr>
                <w:rFonts w:ascii="Visual Geez Unicode" w:hAnsi="Visual Geez Unicode" w:cs="Nyala"/>
                <w:sz w:val="24"/>
                <w:szCs w:val="24"/>
              </w:rPr>
              <w:t>ላይ</w:t>
            </w:r>
            <w:r w:rsidRPr="004E0946">
              <w:rPr>
                <w:rFonts w:ascii="Visual Geez Unicode" w:hAnsi="Visual Geez Unicode"/>
                <w:sz w:val="24"/>
                <w:szCs w:val="24"/>
              </w:rPr>
              <w:t xml:space="preserve"> </w:t>
            </w:r>
            <w:r w:rsidRPr="004E0946">
              <w:rPr>
                <w:rFonts w:ascii="Visual Geez Unicode" w:hAnsi="Visual Geez Unicode" w:cs="Nyala"/>
                <w:sz w:val="24"/>
                <w:szCs w:val="24"/>
              </w:rPr>
              <w:t>ፊርማ፡</w:t>
            </w:r>
            <w:r w:rsidRPr="004E0946">
              <w:rPr>
                <w:rFonts w:ascii="Visual Geez Unicode" w:hAnsi="Visual Geez Unicode"/>
                <w:sz w:val="24"/>
                <w:szCs w:val="24"/>
              </w:rPr>
              <w:t xml:space="preserve"> </w:t>
            </w:r>
            <w:r w:rsidRPr="004E0946">
              <w:rPr>
                <w:rFonts w:ascii="Visual Geez Unicode" w:hAnsi="Visual Geez Unicode" w:cs="Nyala"/>
                <w:sz w:val="24"/>
                <w:szCs w:val="24"/>
              </w:rPr>
              <w:t>ማህተምና</w:t>
            </w:r>
            <w:r w:rsidRPr="004E0946">
              <w:rPr>
                <w:rFonts w:ascii="Visual Geez Unicode" w:hAnsi="Visual Geez Unicode"/>
                <w:sz w:val="24"/>
                <w:szCs w:val="24"/>
              </w:rPr>
              <w:t xml:space="preserve"> </w:t>
            </w:r>
            <w:r w:rsidRPr="004E0946">
              <w:rPr>
                <w:rFonts w:ascii="Visual Geez Unicode" w:hAnsi="Visual Geez Unicode" w:cs="Nyala"/>
                <w:sz w:val="24"/>
                <w:szCs w:val="24"/>
              </w:rPr>
              <w:t>ታግ</w:t>
            </w:r>
            <w:r w:rsidRPr="004E0946">
              <w:rPr>
                <w:rFonts w:ascii="Visual Geez Unicode" w:hAnsi="Visual Geez Unicode"/>
                <w:sz w:val="24"/>
                <w:szCs w:val="24"/>
              </w:rPr>
              <w:t xml:space="preserve"> </w:t>
            </w:r>
            <w:r w:rsidRPr="004E0946">
              <w:rPr>
                <w:rFonts w:ascii="Visual Geez Unicode" w:hAnsi="Visual Geez Unicode" w:cs="Nyala"/>
                <w:sz w:val="24"/>
                <w:szCs w:val="24"/>
              </w:rPr>
              <w:t>መኖሩን</w:t>
            </w:r>
            <w:r w:rsidRPr="004E0946">
              <w:rPr>
                <w:rFonts w:ascii="Visual Geez Unicode" w:hAnsi="Visual Geez Unicode"/>
                <w:sz w:val="24"/>
                <w:szCs w:val="24"/>
              </w:rPr>
              <w:t xml:space="preserve"> </w:t>
            </w:r>
            <w:r w:rsidRPr="004E0946">
              <w:rPr>
                <w:rFonts w:ascii="Visual Geez Unicode" w:hAnsi="Visual Geez Unicode" w:cs="Nyala"/>
                <w:sz w:val="24"/>
                <w:szCs w:val="24"/>
              </w:rPr>
              <w:t>ማረጋገጥ፣</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በመቶ</w:t>
            </w:r>
            <w:r w:rsidRPr="004E0946">
              <w:rPr>
                <w:rFonts w:ascii="Visual Geez Unicode" w:hAnsi="Visual Geez Unicode"/>
                <w:sz w:val="24"/>
                <w:szCs w:val="24"/>
              </w:rPr>
              <w:t xml:space="preserve"> </w:t>
            </w:r>
            <w:proofErr w:type="spellStart"/>
            <w:r w:rsidRPr="004E0946">
              <w:rPr>
                <w:rFonts w:ascii="Visual Geez Unicode" w:hAnsi="Visual Geez Unicode" w:cs="Nyala"/>
                <w:sz w:val="24"/>
                <w:szCs w:val="24"/>
              </w:rPr>
              <w:t>በመቶ</w:t>
            </w:r>
            <w:proofErr w:type="spellEnd"/>
            <w:r w:rsidRPr="004E0946">
              <w:rPr>
                <w:rFonts w:ascii="Visual Geez Unicode" w:hAnsi="Visual Geez Unicode"/>
                <w:sz w:val="24"/>
                <w:szCs w:val="24"/>
              </w:rPr>
              <w:t xml:space="preserve"> </w:t>
            </w:r>
            <w:proofErr w:type="spellStart"/>
            <w:r w:rsidRPr="004E0946">
              <w:rPr>
                <w:rFonts w:ascii="Visual Geez Unicode" w:hAnsi="Visual Geez Unicode" w:cs="Nyala"/>
                <w:sz w:val="24"/>
                <w:szCs w:val="24"/>
              </w:rPr>
              <w:t>የታሸጉ</w:t>
            </w:r>
            <w:proofErr w:type="spellEnd"/>
            <w:r w:rsidRPr="004E0946">
              <w:rPr>
                <w:rFonts w:ascii="Visual Geez Unicode" w:hAnsi="Visual Geez Unicode"/>
                <w:sz w:val="24"/>
                <w:szCs w:val="24"/>
              </w:rPr>
              <w:t xml:space="preserve"> </w:t>
            </w:r>
            <w:proofErr w:type="spellStart"/>
            <w:r w:rsidRPr="004E0946">
              <w:rPr>
                <w:rFonts w:ascii="Visual Geez Unicode" w:hAnsi="Visual Geez Unicode" w:cs="Nyala"/>
                <w:sz w:val="24"/>
                <w:szCs w:val="24"/>
              </w:rPr>
              <w:t>ኖቶችን</w:t>
            </w:r>
            <w:proofErr w:type="spellEnd"/>
            <w:r w:rsidRPr="004E0946">
              <w:rPr>
                <w:rFonts w:ascii="Visual Geez Unicode" w:hAnsi="Visual Geez Unicode"/>
                <w:sz w:val="24"/>
                <w:szCs w:val="24"/>
              </w:rPr>
              <w:t xml:space="preserve"> </w:t>
            </w:r>
            <w:proofErr w:type="spellStart"/>
            <w:r w:rsidRPr="004E0946">
              <w:rPr>
                <w:rFonts w:ascii="Visual Geez Unicode" w:hAnsi="Visual Geez Unicode" w:cs="Nyala"/>
                <w:sz w:val="24"/>
                <w:szCs w:val="24"/>
              </w:rPr>
              <w:t>በአስር</w:t>
            </w:r>
            <w:proofErr w:type="spellEnd"/>
            <w:r w:rsidRPr="004E0946">
              <w:rPr>
                <w:rFonts w:ascii="Visual Geez Unicode" w:hAnsi="Visual Geez Unicode"/>
                <w:sz w:val="24"/>
                <w:szCs w:val="24"/>
              </w:rPr>
              <w:t xml:space="preserve"> </w:t>
            </w:r>
            <w:proofErr w:type="spellStart"/>
            <w:r w:rsidRPr="004E0946">
              <w:rPr>
                <w:rFonts w:ascii="Visual Geez Unicode" w:hAnsi="Visual Geez Unicode" w:cs="Nyala"/>
                <w:sz w:val="24"/>
                <w:szCs w:val="24"/>
              </w:rPr>
              <w:t>በአስር</w:t>
            </w:r>
            <w:proofErr w:type="spellEnd"/>
            <w:r w:rsidRPr="004E0946">
              <w:rPr>
                <w:rFonts w:ascii="Visual Geez Unicode" w:hAnsi="Visual Geez Unicode"/>
                <w:sz w:val="24"/>
                <w:szCs w:val="24"/>
              </w:rPr>
              <w:t xml:space="preserve"> </w:t>
            </w:r>
            <w:proofErr w:type="spellStart"/>
            <w:r w:rsidRPr="004E0946">
              <w:rPr>
                <w:rFonts w:ascii="Visual Geez Unicode" w:hAnsi="Visual Geez Unicode" w:cs="Nyala"/>
                <w:sz w:val="24"/>
                <w:szCs w:val="24"/>
              </w:rPr>
              <w:t>እሽጉን</w:t>
            </w:r>
            <w:proofErr w:type="spellEnd"/>
            <w:r w:rsidRPr="004E0946">
              <w:rPr>
                <w:rFonts w:ascii="Visual Geez Unicode" w:hAnsi="Visual Geez Unicode"/>
                <w:sz w:val="24"/>
                <w:szCs w:val="24"/>
              </w:rPr>
              <w:t xml:space="preserve"> </w:t>
            </w:r>
            <w:proofErr w:type="spellStart"/>
            <w:r w:rsidRPr="004E0946">
              <w:rPr>
                <w:rFonts w:ascii="Visual Geez Unicode" w:hAnsi="Visual Geez Unicode" w:cs="Nyala"/>
                <w:sz w:val="24"/>
                <w:szCs w:val="24"/>
              </w:rPr>
              <w:t>ማሰር</w:t>
            </w:r>
            <w:proofErr w:type="spellEnd"/>
            <w:r w:rsidRPr="004E0946">
              <w:rPr>
                <w:rFonts w:ascii="Visual Geez Unicode" w:hAnsi="Visual Geez Unicode" w:cs="Nyala"/>
                <w:sz w:val="24"/>
                <w:szCs w:val="24"/>
              </w:rPr>
              <w:t>፣</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የብርና</w:t>
            </w:r>
            <w:r w:rsidRPr="004E0946">
              <w:rPr>
                <w:rFonts w:ascii="Visual Geez Unicode" w:hAnsi="Visual Geez Unicode"/>
                <w:sz w:val="24"/>
                <w:szCs w:val="24"/>
              </w:rPr>
              <w:t xml:space="preserve"> </w:t>
            </w:r>
            <w:r w:rsidRPr="004E0946">
              <w:rPr>
                <w:rFonts w:ascii="Visual Geez Unicode" w:hAnsi="Visual Geez Unicode" w:cs="Nyala"/>
                <w:sz w:val="24"/>
                <w:szCs w:val="24"/>
              </w:rPr>
              <w:t>የሳንቲም</w:t>
            </w:r>
            <w:r w:rsidRPr="004E0946">
              <w:rPr>
                <w:rFonts w:ascii="Visual Geez Unicode" w:hAnsi="Visual Geez Unicode"/>
                <w:sz w:val="24"/>
                <w:szCs w:val="24"/>
              </w:rPr>
              <w:t xml:space="preserve"> </w:t>
            </w:r>
            <w:r w:rsidRPr="004E0946">
              <w:rPr>
                <w:rFonts w:ascii="Visual Geez Unicode" w:hAnsi="Visual Geez Unicode" w:cs="Nyala"/>
                <w:sz w:val="24"/>
                <w:szCs w:val="24"/>
              </w:rPr>
              <w:t>ሳጥኖችን</w:t>
            </w:r>
            <w:r w:rsidRPr="004E0946">
              <w:rPr>
                <w:rFonts w:ascii="Visual Geez Unicode" w:hAnsi="Visual Geez Unicode"/>
                <w:sz w:val="24"/>
                <w:szCs w:val="24"/>
              </w:rPr>
              <w:t xml:space="preserve"> </w:t>
            </w:r>
            <w:r w:rsidRPr="004E0946">
              <w:rPr>
                <w:rFonts w:ascii="Visual Geez Unicode" w:hAnsi="Visual Geez Unicode" w:cs="Nyala"/>
                <w:sz w:val="24"/>
                <w:szCs w:val="24"/>
              </w:rPr>
              <w:t>መክፈት፡</w:t>
            </w:r>
            <w:r w:rsidRPr="004E0946">
              <w:rPr>
                <w:rFonts w:ascii="Visual Geez Unicode" w:hAnsi="Visual Geez Unicode"/>
                <w:sz w:val="24"/>
                <w:szCs w:val="24"/>
              </w:rPr>
              <w:t xml:space="preserve"> </w:t>
            </w:r>
            <w:r w:rsidRPr="004E0946">
              <w:rPr>
                <w:rFonts w:ascii="Visual Geez Unicode" w:hAnsi="Visual Geez Unicode" w:cs="Nyala"/>
                <w:sz w:val="24"/>
                <w:szCs w:val="24"/>
              </w:rPr>
              <w:t>ብር</w:t>
            </w:r>
            <w:r w:rsidRPr="004E0946">
              <w:rPr>
                <w:rFonts w:ascii="Visual Geez Unicode" w:hAnsi="Visual Geez Unicode"/>
                <w:sz w:val="24"/>
                <w:szCs w:val="24"/>
              </w:rPr>
              <w:t xml:space="preserve"> </w:t>
            </w:r>
            <w:r w:rsidRPr="004E0946">
              <w:rPr>
                <w:rFonts w:ascii="Visual Geez Unicode" w:hAnsi="Visual Geez Unicode" w:cs="Nyala"/>
                <w:sz w:val="24"/>
                <w:szCs w:val="24"/>
              </w:rPr>
              <w:t>ከቮልት</w:t>
            </w:r>
            <w:r w:rsidRPr="004E0946">
              <w:rPr>
                <w:rFonts w:ascii="Visual Geez Unicode" w:hAnsi="Visual Geez Unicode"/>
                <w:sz w:val="24"/>
                <w:szCs w:val="24"/>
              </w:rPr>
              <w:t xml:space="preserve"> </w:t>
            </w:r>
            <w:r w:rsidRPr="004E0946">
              <w:rPr>
                <w:rFonts w:ascii="Visual Geez Unicode" w:hAnsi="Visual Geez Unicode" w:cs="Nyala"/>
                <w:sz w:val="24"/>
                <w:szCs w:val="24"/>
              </w:rPr>
              <w:t>ማውጣትና</w:t>
            </w:r>
            <w:r w:rsidRPr="004E0946">
              <w:rPr>
                <w:rFonts w:ascii="Visual Geez Unicode" w:hAnsi="Visual Geez Unicode"/>
                <w:sz w:val="24"/>
                <w:szCs w:val="24"/>
              </w:rPr>
              <w:t xml:space="preserve"> </w:t>
            </w:r>
            <w:r w:rsidRPr="004E0946">
              <w:rPr>
                <w:rFonts w:ascii="Visual Geez Unicode" w:hAnsi="Visual Geez Unicode" w:cs="Nyala"/>
                <w:sz w:val="24"/>
                <w:szCs w:val="24"/>
              </w:rPr>
              <w:t>ማስገባት</w:t>
            </w:r>
            <w:r w:rsidRPr="004E0946">
              <w:rPr>
                <w:rFonts w:ascii="Visual Geez Unicode" w:hAnsi="Visual Geez Unicode"/>
                <w:sz w:val="24"/>
                <w:szCs w:val="24"/>
              </w:rPr>
              <w:t xml:space="preserve"> </w:t>
            </w:r>
            <w:r w:rsidRPr="004E0946">
              <w:rPr>
                <w:rFonts w:ascii="Visual Geez Unicode" w:hAnsi="Visual Geez Unicode" w:cs="Nyala"/>
                <w:sz w:val="24"/>
                <w:szCs w:val="24"/>
              </w:rPr>
              <w:t>ለቅርንጫፎች</w:t>
            </w:r>
            <w:r w:rsidRPr="004E0946">
              <w:rPr>
                <w:rFonts w:ascii="Visual Geez Unicode" w:hAnsi="Visual Geez Unicode"/>
                <w:sz w:val="24"/>
                <w:szCs w:val="24"/>
              </w:rPr>
              <w:t xml:space="preserve"> </w:t>
            </w:r>
            <w:r w:rsidRPr="004E0946">
              <w:rPr>
                <w:rFonts w:ascii="Visual Geez Unicode" w:hAnsi="Visual Geez Unicode" w:cs="Nyala"/>
                <w:sz w:val="24"/>
                <w:szCs w:val="24"/>
              </w:rPr>
              <w:t>የሚላከውን</w:t>
            </w:r>
            <w:r w:rsidRPr="004E0946">
              <w:rPr>
                <w:rFonts w:ascii="Visual Geez Unicode" w:hAnsi="Visual Geez Unicode"/>
                <w:sz w:val="24"/>
                <w:szCs w:val="24"/>
              </w:rPr>
              <w:t xml:space="preserve"> </w:t>
            </w:r>
            <w:r w:rsidRPr="004E0946">
              <w:rPr>
                <w:rFonts w:ascii="Visual Geez Unicode" w:hAnsi="Visual Geez Unicode" w:cs="Nyala"/>
                <w:sz w:val="24"/>
                <w:szCs w:val="24"/>
              </w:rPr>
              <w:t>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 xml:space="preserve">በጆንያ </w:t>
            </w:r>
            <w:r w:rsidRPr="004E0946">
              <w:rPr>
                <w:rFonts w:ascii="Visual Geez Unicode" w:hAnsi="Visual Geez Unicode"/>
                <w:sz w:val="24"/>
                <w:szCs w:val="24"/>
              </w:rPr>
              <w:t>(</w:t>
            </w:r>
            <w:r w:rsidRPr="004E0946">
              <w:rPr>
                <w:rFonts w:ascii="Visual Geez Unicode" w:hAnsi="Visual Geez Unicode" w:cs="Nyala"/>
                <w:sz w:val="24"/>
                <w:szCs w:val="24"/>
              </w:rPr>
              <w:t>በማዳበሪያ</w:t>
            </w:r>
            <w:r w:rsidRPr="004E0946">
              <w:rPr>
                <w:rFonts w:ascii="Visual Geez Unicode" w:hAnsi="Visual Geez Unicode"/>
                <w:sz w:val="24"/>
                <w:szCs w:val="24"/>
              </w:rPr>
              <w:t xml:space="preserve">) </w:t>
            </w:r>
            <w:r w:rsidRPr="004E0946">
              <w:rPr>
                <w:rFonts w:ascii="Visual Geez Unicode" w:hAnsi="Visual Geez Unicode" w:cs="Nyala"/>
                <w:sz w:val="24"/>
                <w:szCs w:val="24"/>
              </w:rPr>
              <w:t>አስገብቶ</w:t>
            </w:r>
            <w:r w:rsidRPr="004E0946">
              <w:rPr>
                <w:rFonts w:ascii="Visual Geez Unicode" w:hAnsi="Visual Geez Unicode"/>
                <w:sz w:val="24"/>
                <w:szCs w:val="24"/>
              </w:rPr>
              <w:t xml:space="preserve"> </w:t>
            </w:r>
            <w:r w:rsidRPr="004E0946">
              <w:rPr>
                <w:rFonts w:ascii="Visual Geez Unicode" w:hAnsi="Visual Geez Unicode" w:cs="Nyala"/>
                <w:sz w:val="24"/>
                <w:szCs w:val="24"/>
              </w:rPr>
              <w:t>መጫን</w:t>
            </w:r>
            <w:r w:rsidRPr="004E0946">
              <w:rPr>
                <w:rFonts w:ascii="Visual Geez Unicode" w:hAnsi="Visual Geez Unicode"/>
                <w:sz w:val="24"/>
                <w:szCs w:val="24"/>
              </w:rPr>
              <w:t xml:space="preserve"> </w:t>
            </w:r>
            <w:r w:rsidRPr="004E0946">
              <w:rPr>
                <w:rFonts w:ascii="Visual Geez Unicode" w:hAnsi="Visual Geez Unicode" w:cs="Nyala"/>
                <w:sz w:val="24"/>
                <w:szCs w:val="24"/>
              </w:rPr>
              <w:t>ከቅርንጫፍ</w:t>
            </w:r>
            <w:r w:rsidRPr="004E0946">
              <w:rPr>
                <w:rFonts w:ascii="Visual Geez Unicode" w:hAnsi="Visual Geez Unicode"/>
                <w:sz w:val="24"/>
                <w:szCs w:val="24"/>
              </w:rPr>
              <w:t xml:space="preserve"> </w:t>
            </w:r>
            <w:r w:rsidRPr="004E0946">
              <w:rPr>
                <w:rFonts w:ascii="Visual Geez Unicode" w:hAnsi="Visual Geez Unicode" w:cs="Nyala"/>
                <w:sz w:val="24"/>
                <w:szCs w:val="24"/>
              </w:rPr>
              <w:t>የሚመጣውን</w:t>
            </w:r>
            <w:r w:rsidRPr="004E0946">
              <w:rPr>
                <w:rFonts w:ascii="Visual Geez Unicode" w:hAnsi="Visual Geez Unicode"/>
                <w:sz w:val="24"/>
                <w:szCs w:val="24"/>
              </w:rPr>
              <w:t xml:space="preserve"> </w:t>
            </w:r>
            <w:r w:rsidRPr="004E0946">
              <w:rPr>
                <w:rFonts w:ascii="Visual Geez Unicode" w:hAnsi="Visual Geez Unicode" w:cs="Nyala"/>
                <w:sz w:val="24"/>
                <w:szCs w:val="24"/>
              </w:rPr>
              <w:t>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ከመኪና</w:t>
            </w:r>
            <w:r w:rsidRPr="004E0946">
              <w:rPr>
                <w:rFonts w:ascii="Visual Geez Unicode" w:hAnsi="Visual Geez Unicode"/>
                <w:sz w:val="24"/>
                <w:szCs w:val="24"/>
              </w:rPr>
              <w:t xml:space="preserve"> </w:t>
            </w:r>
            <w:r w:rsidRPr="004E0946">
              <w:rPr>
                <w:rFonts w:ascii="Visual Geez Unicode" w:hAnsi="Visual Geez Unicode" w:cs="Nyala"/>
                <w:sz w:val="24"/>
                <w:szCs w:val="24"/>
              </w:rPr>
              <w:t>አውርዶ</w:t>
            </w:r>
            <w:r w:rsidRPr="004E0946">
              <w:rPr>
                <w:rFonts w:ascii="Visual Geez Unicode" w:hAnsi="Visual Geez Unicode"/>
                <w:sz w:val="24"/>
                <w:szCs w:val="24"/>
              </w:rPr>
              <w:t xml:space="preserve"> </w:t>
            </w:r>
            <w:r w:rsidRPr="004E0946">
              <w:rPr>
                <w:rFonts w:ascii="Visual Geez Unicode" w:hAnsi="Visual Geez Unicode" w:cs="Nyala"/>
                <w:sz w:val="24"/>
                <w:szCs w:val="24"/>
              </w:rPr>
              <w:t>ጠረጴዛ</w:t>
            </w:r>
            <w:r w:rsidRPr="004E0946">
              <w:rPr>
                <w:rFonts w:ascii="Visual Geez Unicode" w:hAnsi="Visual Geez Unicode"/>
                <w:sz w:val="24"/>
                <w:szCs w:val="24"/>
              </w:rPr>
              <w:t xml:space="preserve"> </w:t>
            </w:r>
            <w:r w:rsidRPr="004E0946">
              <w:rPr>
                <w:rFonts w:ascii="Visual Geez Unicode" w:hAnsi="Visual Geez Unicode" w:cs="Nyala"/>
                <w:sz w:val="24"/>
                <w:szCs w:val="24"/>
              </w:rPr>
              <w:t>ላይ</w:t>
            </w:r>
            <w:r w:rsidRPr="004E0946">
              <w:rPr>
                <w:rFonts w:ascii="Visual Geez Unicode" w:hAnsi="Visual Geez Unicode"/>
                <w:sz w:val="24"/>
                <w:szCs w:val="24"/>
              </w:rPr>
              <w:t xml:space="preserve"> </w:t>
            </w:r>
            <w:r w:rsidRPr="004E0946">
              <w:rPr>
                <w:rFonts w:ascii="Visual Geez Unicode" w:hAnsi="Visual Geez Unicode" w:cs="Nyala"/>
                <w:sz w:val="24"/>
                <w:szCs w:val="24"/>
              </w:rPr>
              <w:t>መደርደር</w:t>
            </w:r>
            <w:r w:rsidRPr="004E0946">
              <w:rPr>
                <w:rFonts w:ascii="Visual Geez Unicode" w:hAnsi="Visual Geez Unicode"/>
                <w:sz w:val="24"/>
                <w:szCs w:val="24"/>
              </w:rPr>
              <w:t xml:space="preserve"> </w:t>
            </w:r>
            <w:r w:rsidRPr="004E0946">
              <w:rPr>
                <w:rFonts w:ascii="Visual Geez Unicode" w:hAnsi="Visual Geez Unicode" w:cs="Nyala"/>
                <w:sz w:val="24"/>
                <w:szCs w:val="24"/>
              </w:rPr>
              <w:t>እና</w:t>
            </w:r>
            <w:r w:rsidRPr="004E0946">
              <w:rPr>
                <w:rFonts w:ascii="Visual Geez Unicode" w:hAnsi="Visual Geez Unicode"/>
                <w:sz w:val="24"/>
                <w:szCs w:val="24"/>
              </w:rPr>
              <w:t xml:space="preserve"> </w:t>
            </w:r>
            <w:r w:rsidRPr="004E0946">
              <w:rPr>
                <w:rFonts w:ascii="Visual Geez Unicode" w:hAnsi="Visual Geez Unicode" w:cs="Nyala"/>
                <w:sz w:val="24"/>
                <w:szCs w:val="24"/>
              </w:rPr>
              <w:t>በቮልት</w:t>
            </w:r>
            <w:r w:rsidRPr="004E0946">
              <w:rPr>
                <w:rFonts w:ascii="Visual Geez Unicode" w:hAnsi="Visual Geez Unicode"/>
                <w:sz w:val="24"/>
                <w:szCs w:val="24"/>
              </w:rPr>
              <w:t xml:space="preserve"> </w:t>
            </w:r>
            <w:r w:rsidRPr="004E0946">
              <w:rPr>
                <w:rFonts w:ascii="Visual Geez Unicode" w:hAnsi="Visual Geez Unicode" w:cs="Nyala"/>
                <w:sz w:val="24"/>
                <w:szCs w:val="24"/>
              </w:rPr>
              <w:t>ውስጥ</w:t>
            </w:r>
            <w:r w:rsidRPr="004E0946">
              <w:rPr>
                <w:rFonts w:ascii="Visual Geez Unicode" w:hAnsi="Visual Geez Unicode"/>
                <w:sz w:val="24"/>
                <w:szCs w:val="24"/>
              </w:rPr>
              <w:t xml:space="preserve"> </w:t>
            </w:r>
            <w:r w:rsidRPr="004E0946">
              <w:rPr>
                <w:rFonts w:ascii="Visual Geez Unicode" w:hAnsi="Visual Geez Unicode" w:cs="Nyala"/>
                <w:sz w:val="24"/>
                <w:szCs w:val="24"/>
              </w:rPr>
              <w:t>በየአይነታቸው</w:t>
            </w:r>
            <w:r w:rsidRPr="004E0946">
              <w:rPr>
                <w:rFonts w:ascii="Visual Geez Unicode" w:hAnsi="Visual Geez Unicode"/>
                <w:sz w:val="24"/>
                <w:szCs w:val="24"/>
              </w:rPr>
              <w:t xml:space="preserve"> </w:t>
            </w:r>
            <w:r w:rsidRPr="004E0946">
              <w:rPr>
                <w:rFonts w:ascii="Visual Geez Unicode" w:hAnsi="Visual Geez Unicode" w:cs="Nyala"/>
                <w:sz w:val="24"/>
                <w:szCs w:val="24"/>
              </w:rPr>
              <w:t>በየኬጃቸው</w:t>
            </w:r>
            <w:r w:rsidRPr="004E0946">
              <w:rPr>
                <w:rFonts w:ascii="Visual Geez Unicode" w:hAnsi="Visual Geez Unicode"/>
                <w:sz w:val="24"/>
                <w:szCs w:val="24"/>
              </w:rPr>
              <w:t xml:space="preserve"> </w:t>
            </w:r>
            <w:r w:rsidRPr="004E0946">
              <w:rPr>
                <w:rFonts w:ascii="Visual Geez Unicode" w:hAnsi="Visual Geez Unicode" w:cs="Nyala"/>
                <w:sz w:val="24"/>
                <w:szCs w:val="24"/>
              </w:rPr>
              <w:t>መደርደር፣</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ከደንበኛ</w:t>
            </w:r>
            <w:r w:rsidRPr="004E0946">
              <w:rPr>
                <w:rFonts w:ascii="Visual Geez Unicode" w:hAnsi="Visual Geez Unicode"/>
                <w:sz w:val="24"/>
                <w:szCs w:val="24"/>
              </w:rPr>
              <w:t xml:space="preserve"> </w:t>
            </w:r>
            <w:r w:rsidRPr="004E0946">
              <w:rPr>
                <w:rFonts w:ascii="Visual Geez Unicode" w:hAnsi="Visual Geez Unicode" w:cs="Nyala"/>
                <w:sz w:val="24"/>
                <w:szCs w:val="24"/>
              </w:rPr>
              <w:t>መኮንኖች</w:t>
            </w:r>
            <w:r w:rsidRPr="004E0946">
              <w:rPr>
                <w:rFonts w:ascii="Visual Geez Unicode" w:hAnsi="Visual Geez Unicode"/>
                <w:sz w:val="24"/>
                <w:szCs w:val="24"/>
              </w:rPr>
              <w:t xml:space="preserve"> </w:t>
            </w:r>
            <w:r w:rsidRPr="004E0946">
              <w:rPr>
                <w:rFonts w:ascii="Visual Geez Unicode" w:hAnsi="Visual Geez Unicode" w:cs="Nyala"/>
                <w:sz w:val="24"/>
                <w:szCs w:val="24"/>
              </w:rPr>
              <w:t>የሚላከውን</w:t>
            </w:r>
            <w:r w:rsidRPr="004E0946">
              <w:rPr>
                <w:rFonts w:ascii="Visual Geez Unicode" w:hAnsi="Visual Geez Unicode"/>
                <w:sz w:val="24"/>
                <w:szCs w:val="24"/>
              </w:rPr>
              <w:t xml:space="preserve"> </w:t>
            </w:r>
            <w:r w:rsidRPr="004E0946">
              <w:rPr>
                <w:rFonts w:ascii="Visual Geez Unicode" w:hAnsi="Visual Geez Unicode" w:cs="Nyala"/>
                <w:sz w:val="24"/>
                <w:szCs w:val="24"/>
              </w:rPr>
              <w:t>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ከሲኒየር</w:t>
            </w:r>
            <w:r w:rsidRPr="004E0946">
              <w:rPr>
                <w:rFonts w:ascii="Visual Geez Unicode" w:hAnsi="Visual Geez Unicode"/>
                <w:sz w:val="24"/>
                <w:szCs w:val="24"/>
              </w:rPr>
              <w:t xml:space="preserve"> </w:t>
            </w:r>
            <w:r w:rsidRPr="004E0946">
              <w:rPr>
                <w:rFonts w:ascii="Visual Geez Unicode" w:hAnsi="Visual Geez Unicode" w:cs="Nyala"/>
                <w:sz w:val="24"/>
                <w:szCs w:val="24"/>
              </w:rPr>
              <w:t>ከስተመር</w:t>
            </w:r>
            <w:r w:rsidRPr="004E0946">
              <w:rPr>
                <w:rFonts w:ascii="Visual Geez Unicode" w:hAnsi="Visual Geez Unicode"/>
                <w:sz w:val="24"/>
                <w:szCs w:val="24"/>
              </w:rPr>
              <w:t xml:space="preserve"> </w:t>
            </w:r>
            <w:r w:rsidRPr="004E0946">
              <w:rPr>
                <w:rFonts w:ascii="Visual Geez Unicode" w:hAnsi="Visual Geez Unicode" w:cs="Nyala"/>
                <w:sz w:val="24"/>
                <w:szCs w:val="24"/>
              </w:rPr>
              <w:t>ሰርቪስ</w:t>
            </w:r>
            <w:r w:rsidRPr="004E0946">
              <w:rPr>
                <w:rFonts w:ascii="Visual Geez Unicode" w:hAnsi="Visual Geez Unicode"/>
                <w:sz w:val="24"/>
                <w:szCs w:val="24"/>
              </w:rPr>
              <w:t xml:space="preserve"> </w:t>
            </w:r>
            <w:r w:rsidRPr="004E0946">
              <w:rPr>
                <w:rFonts w:ascii="Visual Geez Unicode" w:hAnsi="Visual Geez Unicode" w:cs="Nyala"/>
                <w:sz w:val="24"/>
                <w:szCs w:val="24"/>
              </w:rPr>
              <w:t>ኦፊሰር</w:t>
            </w:r>
            <w:r w:rsidRPr="004E0946">
              <w:rPr>
                <w:rFonts w:ascii="Visual Geez Unicode" w:hAnsi="Visual Geez Unicode"/>
                <w:sz w:val="24"/>
                <w:szCs w:val="24"/>
              </w:rPr>
              <w:t xml:space="preserve"> </w:t>
            </w:r>
            <w:r w:rsidRPr="004E0946">
              <w:rPr>
                <w:rFonts w:ascii="Visual Geez Unicode" w:hAnsi="Visual Geez Unicode" w:cs="Nyala"/>
                <w:sz w:val="24"/>
                <w:szCs w:val="24"/>
              </w:rPr>
              <w:t>ካሽ</w:t>
            </w:r>
            <w:r w:rsidRPr="004E0946">
              <w:rPr>
                <w:rFonts w:ascii="Visual Geez Unicode" w:hAnsi="Visual Geez Unicode"/>
                <w:sz w:val="24"/>
                <w:szCs w:val="24"/>
              </w:rPr>
              <w:t xml:space="preserve"> </w:t>
            </w:r>
            <w:r w:rsidRPr="004E0946">
              <w:rPr>
                <w:rFonts w:ascii="Visual Geez Unicode" w:hAnsi="Visual Geez Unicode" w:cs="Nyala"/>
                <w:sz w:val="24"/>
                <w:szCs w:val="24"/>
              </w:rPr>
              <w:t>ተቀብሎ</w:t>
            </w:r>
            <w:r w:rsidRPr="004E0946">
              <w:rPr>
                <w:rFonts w:ascii="Visual Geez Unicode" w:hAnsi="Visual Geez Unicode"/>
                <w:sz w:val="24"/>
                <w:szCs w:val="24"/>
              </w:rPr>
              <w:t xml:space="preserve"> </w:t>
            </w:r>
            <w:r w:rsidRPr="004E0946">
              <w:rPr>
                <w:rFonts w:ascii="Visual Geez Unicode" w:hAnsi="Visual Geez Unicode" w:cs="Nyala"/>
                <w:sz w:val="24"/>
                <w:szCs w:val="24"/>
              </w:rPr>
              <w:t>በየብሩ</w:t>
            </w:r>
            <w:r w:rsidRPr="004E0946">
              <w:rPr>
                <w:rFonts w:ascii="Visual Geez Unicode" w:hAnsi="Visual Geez Unicode"/>
                <w:sz w:val="24"/>
                <w:szCs w:val="24"/>
              </w:rPr>
              <w:t xml:space="preserve"> </w:t>
            </w:r>
            <w:r w:rsidRPr="004E0946">
              <w:rPr>
                <w:rFonts w:ascii="Visual Geez Unicode" w:hAnsi="Visual Geez Unicode" w:cs="Nyala"/>
                <w:sz w:val="24"/>
                <w:szCs w:val="24"/>
              </w:rPr>
              <w:t>አይነትና</w:t>
            </w:r>
            <w:r w:rsidRPr="004E0946">
              <w:rPr>
                <w:rFonts w:ascii="Visual Geez Unicode" w:hAnsi="Visual Geez Unicode"/>
                <w:sz w:val="24"/>
                <w:szCs w:val="24"/>
              </w:rPr>
              <w:t xml:space="preserve"> </w:t>
            </w:r>
            <w:r w:rsidRPr="004E0946">
              <w:rPr>
                <w:rFonts w:ascii="Visual Geez Unicode" w:hAnsi="Visual Geez Unicode" w:cs="Nyala"/>
                <w:sz w:val="24"/>
                <w:szCs w:val="24"/>
              </w:rPr>
              <w:t>ሳንቲሞች</w:t>
            </w:r>
            <w:r w:rsidRPr="004E0946">
              <w:rPr>
                <w:rFonts w:ascii="Visual Geez Unicode" w:hAnsi="Visual Geez Unicode"/>
                <w:sz w:val="24"/>
                <w:szCs w:val="24"/>
              </w:rPr>
              <w:t xml:space="preserve"> </w:t>
            </w:r>
            <w:r w:rsidRPr="004E0946">
              <w:rPr>
                <w:rFonts w:ascii="Visual Geez Unicode" w:hAnsi="Visual Geez Unicode" w:cs="Nyala"/>
                <w:sz w:val="24"/>
                <w:szCs w:val="24"/>
              </w:rPr>
              <w:t>መቁጠርና</w:t>
            </w:r>
            <w:r w:rsidRPr="004E0946">
              <w:rPr>
                <w:rFonts w:ascii="Visual Geez Unicode" w:hAnsi="Visual Geez Unicode"/>
                <w:sz w:val="24"/>
                <w:szCs w:val="24"/>
              </w:rPr>
              <w:t xml:space="preserve"> </w:t>
            </w:r>
            <w:r w:rsidRPr="004E0946">
              <w:rPr>
                <w:rFonts w:ascii="Visual Geez Unicode" w:hAnsi="Visual Geez Unicode" w:cs="Nyala"/>
                <w:sz w:val="24"/>
                <w:szCs w:val="24"/>
              </w:rPr>
              <w:t>በየመደቡ</w:t>
            </w:r>
            <w:r w:rsidRPr="004E0946">
              <w:rPr>
                <w:rFonts w:ascii="Visual Geez Unicode" w:hAnsi="Visual Geez Unicode"/>
                <w:sz w:val="24"/>
                <w:szCs w:val="24"/>
              </w:rPr>
              <w:t xml:space="preserve"> </w:t>
            </w:r>
            <w:r w:rsidRPr="004E0946">
              <w:rPr>
                <w:rFonts w:ascii="Visual Geez Unicode" w:hAnsi="Visual Geez Unicode" w:cs="Nyala"/>
                <w:sz w:val="24"/>
                <w:szCs w:val="24"/>
              </w:rPr>
              <w:t>ማሸግ፣</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የተቀዳዱ፣</w:t>
            </w:r>
            <w:r w:rsidRPr="004E0946">
              <w:rPr>
                <w:rFonts w:ascii="Visual Geez Unicode" w:hAnsi="Visual Geez Unicode"/>
                <w:sz w:val="24"/>
                <w:szCs w:val="24"/>
              </w:rPr>
              <w:t xml:space="preserve"> </w:t>
            </w:r>
            <w:r w:rsidRPr="004E0946">
              <w:rPr>
                <w:rFonts w:ascii="Visual Geez Unicode" w:hAnsi="Visual Geez Unicode" w:cs="Nyala"/>
                <w:sz w:val="24"/>
                <w:szCs w:val="24"/>
              </w:rPr>
              <w:t>ያረጁ</w:t>
            </w:r>
            <w:r w:rsidRPr="004E0946">
              <w:rPr>
                <w:rFonts w:ascii="Visual Geez Unicode" w:hAnsi="Visual Geez Unicode"/>
                <w:sz w:val="24"/>
                <w:szCs w:val="24"/>
              </w:rPr>
              <w:t xml:space="preserve"> </w:t>
            </w:r>
            <w:r w:rsidRPr="004E0946">
              <w:rPr>
                <w:rFonts w:ascii="Visual Geez Unicode" w:hAnsi="Visual Geez Unicode" w:cs="Nyala"/>
                <w:sz w:val="24"/>
                <w:szCs w:val="24"/>
              </w:rPr>
              <w:t>ብሮች</w:t>
            </w:r>
            <w:r w:rsidRPr="004E0946">
              <w:rPr>
                <w:rFonts w:ascii="Visual Geez Unicode" w:hAnsi="Visual Geez Unicode"/>
                <w:sz w:val="24"/>
                <w:szCs w:val="24"/>
              </w:rPr>
              <w:t xml:space="preserve"> </w:t>
            </w:r>
            <w:r w:rsidRPr="004E0946">
              <w:rPr>
                <w:rFonts w:ascii="Visual Geez Unicode" w:hAnsi="Visual Geez Unicode" w:cs="Nyala"/>
                <w:sz w:val="24"/>
                <w:szCs w:val="24"/>
              </w:rPr>
              <w:t>መለየትና</w:t>
            </w:r>
            <w:r w:rsidRPr="004E0946">
              <w:rPr>
                <w:rFonts w:ascii="Visual Geez Unicode" w:hAnsi="Visual Geez Unicode"/>
                <w:sz w:val="24"/>
                <w:szCs w:val="24"/>
              </w:rPr>
              <w:t xml:space="preserve"> </w:t>
            </w:r>
            <w:r w:rsidRPr="004E0946">
              <w:rPr>
                <w:rFonts w:ascii="Visual Geez Unicode" w:hAnsi="Visual Geez Unicode" w:cs="Nyala"/>
                <w:sz w:val="24"/>
                <w:szCs w:val="24"/>
              </w:rPr>
              <w:t>ማሸግ፣</w:t>
            </w:r>
            <w:r w:rsidRPr="004E0946">
              <w:rPr>
                <w:rFonts w:ascii="Visual Geez Unicode" w:hAnsi="Visual Geez Unicode"/>
                <w:sz w:val="24"/>
                <w:szCs w:val="24"/>
              </w:rPr>
              <w:t xml:space="preserve"> </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ከገንዘብ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ቤት</w:t>
            </w:r>
            <w:r w:rsidRPr="004E0946">
              <w:rPr>
                <w:rFonts w:ascii="Visual Geez Unicode" w:hAnsi="Visual Geez Unicode"/>
                <w:sz w:val="24"/>
                <w:szCs w:val="24"/>
              </w:rPr>
              <w:t xml:space="preserve"> </w:t>
            </w:r>
            <w:r w:rsidRPr="004E0946">
              <w:rPr>
                <w:rFonts w:ascii="Visual Geez Unicode" w:hAnsi="Visual Geez Unicode" w:cs="Nyala"/>
                <w:sz w:val="24"/>
                <w:szCs w:val="24"/>
              </w:rPr>
              <w:t>በመስኮት</w:t>
            </w:r>
            <w:r w:rsidRPr="004E0946">
              <w:rPr>
                <w:rFonts w:ascii="Visual Geez Unicode" w:hAnsi="Visual Geez Unicode"/>
                <w:sz w:val="24"/>
                <w:szCs w:val="24"/>
              </w:rPr>
              <w:t xml:space="preserve"> </w:t>
            </w:r>
            <w:r w:rsidRPr="004E0946">
              <w:rPr>
                <w:rFonts w:ascii="Visual Geez Unicode" w:hAnsi="Visual Geez Unicode" w:cs="Nyala"/>
                <w:sz w:val="24"/>
                <w:szCs w:val="24"/>
              </w:rPr>
              <w:t>ሆነው</w:t>
            </w:r>
            <w:r w:rsidRPr="004E0946">
              <w:rPr>
                <w:rFonts w:ascii="Visual Geez Unicode" w:hAnsi="Visual Geez Unicode"/>
                <w:sz w:val="24"/>
                <w:szCs w:val="24"/>
              </w:rPr>
              <w:t xml:space="preserve"> </w:t>
            </w:r>
            <w:r w:rsidRPr="004E0946">
              <w:rPr>
                <w:rFonts w:ascii="Visual Geez Unicode" w:hAnsi="Visual Geez Unicode" w:cs="Nyala"/>
                <w:sz w:val="24"/>
                <w:szCs w:val="24"/>
              </w:rPr>
              <w:t>ደንበኞችን</w:t>
            </w:r>
            <w:r w:rsidRPr="004E0946">
              <w:rPr>
                <w:rFonts w:ascii="Visual Geez Unicode" w:hAnsi="Visual Geez Unicode"/>
                <w:sz w:val="24"/>
                <w:szCs w:val="24"/>
              </w:rPr>
              <w:t xml:space="preserve"> </w:t>
            </w:r>
            <w:r w:rsidRPr="004E0946">
              <w:rPr>
                <w:rFonts w:ascii="Visual Geez Unicode" w:hAnsi="Visual Geez Unicode" w:cs="Nyala"/>
                <w:sz w:val="24"/>
                <w:szCs w:val="24"/>
              </w:rPr>
              <w:t>ወደ</w:t>
            </w:r>
            <w:r w:rsidRPr="004E0946">
              <w:rPr>
                <w:rFonts w:ascii="Visual Geez Unicode" w:hAnsi="Visual Geez Unicode"/>
                <w:sz w:val="24"/>
                <w:szCs w:val="24"/>
              </w:rPr>
              <w:t xml:space="preserve"> </w:t>
            </w:r>
            <w:r w:rsidRPr="004E0946">
              <w:rPr>
                <w:rFonts w:ascii="Visual Geez Unicode" w:hAnsi="Visual Geez Unicode" w:cs="Nyala"/>
                <w:sz w:val="24"/>
                <w:szCs w:val="24"/>
              </w:rPr>
              <w:t>ሚያስተናግዱት</w:t>
            </w:r>
            <w:r w:rsidRPr="004E0946">
              <w:rPr>
                <w:rFonts w:ascii="Visual Geez Unicode" w:hAnsi="Visual Geez Unicode"/>
                <w:sz w:val="24"/>
                <w:szCs w:val="24"/>
              </w:rPr>
              <w:t xml:space="preserve"> </w:t>
            </w:r>
            <w:r w:rsidRPr="004E0946">
              <w:rPr>
                <w:rFonts w:ascii="Visual Geez Unicode" w:hAnsi="Visual Geez Unicode" w:cs="Nyala"/>
                <w:sz w:val="24"/>
                <w:szCs w:val="24"/>
              </w:rPr>
              <w:t>ሰራተኞች</w:t>
            </w:r>
            <w:r w:rsidRPr="004E0946">
              <w:rPr>
                <w:rFonts w:ascii="Visual Geez Unicode" w:hAnsi="Visual Geez Unicode"/>
                <w:sz w:val="24"/>
                <w:szCs w:val="24"/>
              </w:rPr>
              <w:t xml:space="preserve"> </w:t>
            </w:r>
            <w:r w:rsidRPr="004E0946">
              <w:rPr>
                <w:rFonts w:ascii="Visual Geez Unicode" w:hAnsi="Visual Geez Unicode" w:cs="Nyala"/>
                <w:sz w:val="24"/>
                <w:szCs w:val="24"/>
              </w:rPr>
              <w:t>ገንዘብ</w:t>
            </w:r>
            <w:r w:rsidRPr="004E0946">
              <w:rPr>
                <w:rFonts w:ascii="Visual Geez Unicode" w:hAnsi="Visual Geez Unicode"/>
                <w:sz w:val="24"/>
                <w:szCs w:val="24"/>
              </w:rPr>
              <w:t xml:space="preserve"> </w:t>
            </w:r>
            <w:r w:rsidRPr="004E0946">
              <w:rPr>
                <w:rFonts w:ascii="Visual Geez Unicode" w:hAnsi="Visual Geez Unicode" w:cs="Nyala"/>
                <w:sz w:val="24"/>
                <w:szCs w:val="24"/>
              </w:rPr>
              <w:t>መስጠት፣</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ከሲኒየር</w:t>
            </w:r>
            <w:r w:rsidRPr="004E0946">
              <w:rPr>
                <w:rFonts w:ascii="Visual Geez Unicode" w:hAnsi="Visual Geez Unicode"/>
                <w:sz w:val="24"/>
                <w:szCs w:val="24"/>
              </w:rPr>
              <w:t xml:space="preserve">  </w:t>
            </w:r>
            <w:r w:rsidRPr="004E0946">
              <w:rPr>
                <w:rFonts w:ascii="Visual Geez Unicode" w:hAnsi="Visual Geez Unicode" w:cs="Nyala"/>
                <w:sz w:val="24"/>
                <w:szCs w:val="24"/>
              </w:rPr>
              <w:t>ከስተመር</w:t>
            </w:r>
            <w:r w:rsidRPr="004E0946">
              <w:rPr>
                <w:rFonts w:ascii="Visual Geez Unicode" w:hAnsi="Visual Geez Unicode"/>
                <w:sz w:val="24"/>
                <w:szCs w:val="24"/>
              </w:rPr>
              <w:t xml:space="preserve"> </w:t>
            </w:r>
            <w:r w:rsidRPr="004E0946">
              <w:rPr>
                <w:rFonts w:ascii="Visual Geez Unicode" w:hAnsi="Visual Geez Unicode" w:cs="Nyala"/>
                <w:sz w:val="24"/>
                <w:szCs w:val="24"/>
              </w:rPr>
              <w:t>ሰርቪስ</w:t>
            </w:r>
            <w:r w:rsidRPr="004E0946">
              <w:rPr>
                <w:rFonts w:ascii="Visual Geez Unicode" w:hAnsi="Visual Geez Unicode"/>
                <w:sz w:val="24"/>
                <w:szCs w:val="24"/>
              </w:rPr>
              <w:t xml:space="preserve"> </w:t>
            </w:r>
            <w:r w:rsidRPr="004E0946">
              <w:rPr>
                <w:rFonts w:ascii="Visual Geez Unicode" w:hAnsi="Visual Geez Unicode" w:cs="Nyala"/>
                <w:sz w:val="24"/>
                <w:szCs w:val="24"/>
              </w:rPr>
              <w:t>ኦፊሰር</w:t>
            </w:r>
            <w:r w:rsidRPr="004E0946">
              <w:rPr>
                <w:rFonts w:ascii="Visual Geez Unicode" w:hAnsi="Visual Geez Unicode"/>
                <w:sz w:val="24"/>
                <w:szCs w:val="24"/>
              </w:rPr>
              <w:t xml:space="preserve"> </w:t>
            </w:r>
            <w:r w:rsidRPr="004E0946">
              <w:rPr>
                <w:rFonts w:ascii="Visual Geez Unicode" w:hAnsi="Visual Geez Unicode" w:cs="Nyala"/>
                <w:sz w:val="24"/>
                <w:szCs w:val="24"/>
              </w:rPr>
              <w:t>ካሽ</w:t>
            </w:r>
            <w:r w:rsidRPr="004E0946">
              <w:rPr>
                <w:rFonts w:ascii="Visual Geez Unicode" w:hAnsi="Visual Geez Unicode"/>
                <w:sz w:val="24"/>
                <w:szCs w:val="24"/>
              </w:rPr>
              <w:t xml:space="preserve"> </w:t>
            </w:r>
            <w:r w:rsidRPr="004E0946">
              <w:rPr>
                <w:rFonts w:ascii="Visual Geez Unicode" w:hAnsi="Visual Geez Unicode" w:cs="Nyala"/>
                <w:sz w:val="24"/>
                <w:szCs w:val="24"/>
              </w:rPr>
              <w:t>በሚያዛቸው</w:t>
            </w:r>
            <w:r w:rsidRPr="004E0946">
              <w:rPr>
                <w:rFonts w:ascii="Visual Geez Unicode" w:hAnsi="Visual Geez Unicode"/>
                <w:sz w:val="24"/>
                <w:szCs w:val="24"/>
              </w:rPr>
              <w:t xml:space="preserve"> </w:t>
            </w:r>
            <w:r w:rsidRPr="004E0946">
              <w:rPr>
                <w:rFonts w:ascii="Visual Geez Unicode" w:hAnsi="Visual Geez Unicode" w:cs="Nyala"/>
                <w:sz w:val="24"/>
                <w:szCs w:val="24"/>
              </w:rPr>
              <w:t>መስረት</w:t>
            </w:r>
            <w:r w:rsidRPr="004E0946">
              <w:rPr>
                <w:rFonts w:ascii="Visual Geez Unicode" w:hAnsi="Visual Geez Unicode"/>
                <w:sz w:val="24"/>
                <w:szCs w:val="24"/>
              </w:rPr>
              <w:t xml:space="preserve"> </w:t>
            </w:r>
            <w:r w:rsidRPr="004E0946">
              <w:rPr>
                <w:rFonts w:ascii="Visual Geez Unicode" w:hAnsi="Visual Geez Unicode" w:cs="Nyala"/>
                <w:sz w:val="24"/>
                <w:szCs w:val="24"/>
              </w:rPr>
              <w:t>የውጪ</w:t>
            </w:r>
            <w:r w:rsidRPr="004E0946">
              <w:rPr>
                <w:rFonts w:ascii="Visual Geez Unicode" w:hAnsi="Visual Geez Unicode"/>
                <w:sz w:val="24"/>
                <w:szCs w:val="24"/>
              </w:rPr>
              <w:t xml:space="preserve"> </w:t>
            </w:r>
            <w:r w:rsidRPr="004E0946">
              <w:rPr>
                <w:rFonts w:ascii="Visual Geez Unicode" w:hAnsi="Visual Geez Unicode" w:cs="Nyala"/>
                <w:sz w:val="24"/>
                <w:szCs w:val="24"/>
              </w:rPr>
              <w:t>ምንዛሪዎችን</w:t>
            </w:r>
            <w:r w:rsidRPr="004E0946">
              <w:rPr>
                <w:rFonts w:ascii="Visual Geez Unicode" w:hAnsi="Visual Geez Unicode"/>
                <w:sz w:val="24"/>
                <w:szCs w:val="24"/>
              </w:rPr>
              <w:t xml:space="preserve"> </w:t>
            </w:r>
            <w:r w:rsidRPr="004E0946">
              <w:rPr>
                <w:rFonts w:ascii="Visual Geez Unicode" w:hAnsi="Visual Geez Unicode" w:cs="Nyala"/>
                <w:sz w:val="24"/>
                <w:szCs w:val="24"/>
              </w:rPr>
              <w:t>በአግባቡ</w:t>
            </w:r>
            <w:r w:rsidRPr="004E0946">
              <w:rPr>
                <w:rFonts w:ascii="Visual Geez Unicode" w:hAnsi="Visual Geez Unicode"/>
                <w:sz w:val="24"/>
                <w:szCs w:val="24"/>
              </w:rPr>
              <w:t xml:space="preserve"> </w:t>
            </w:r>
            <w:r w:rsidRPr="004E0946">
              <w:rPr>
                <w:rFonts w:ascii="Visual Geez Unicode" w:hAnsi="Visual Geez Unicode" w:cs="Nyala"/>
                <w:sz w:val="24"/>
                <w:szCs w:val="24"/>
              </w:rPr>
              <w:t>ማወቅና</w:t>
            </w:r>
            <w:r w:rsidRPr="004E0946">
              <w:rPr>
                <w:rFonts w:ascii="Visual Geez Unicode" w:hAnsi="Visual Geez Unicode"/>
                <w:sz w:val="24"/>
                <w:szCs w:val="24"/>
              </w:rPr>
              <w:t xml:space="preserve"> </w:t>
            </w:r>
            <w:r w:rsidRPr="004E0946">
              <w:rPr>
                <w:rFonts w:ascii="Visual Geez Unicode" w:hAnsi="Visual Geez Unicode" w:cs="Nyala"/>
                <w:sz w:val="24"/>
                <w:szCs w:val="24"/>
              </w:rPr>
              <w:t>በየአይነታቸው</w:t>
            </w:r>
            <w:r w:rsidRPr="004E0946">
              <w:rPr>
                <w:rFonts w:ascii="Visual Geez Unicode" w:hAnsi="Visual Geez Unicode"/>
                <w:sz w:val="24"/>
                <w:szCs w:val="24"/>
              </w:rPr>
              <w:t xml:space="preserve"> </w:t>
            </w:r>
            <w:r w:rsidRPr="004E0946">
              <w:rPr>
                <w:rFonts w:ascii="Visual Geez Unicode" w:hAnsi="Visual Geez Unicode" w:cs="Nyala"/>
                <w:sz w:val="24"/>
                <w:szCs w:val="24"/>
              </w:rPr>
              <w:t>ማሰር፣</w:t>
            </w:r>
            <w:r w:rsidRPr="004E0946">
              <w:rPr>
                <w:rFonts w:ascii="Visual Geez Unicode" w:hAnsi="Visual Geez Unicode"/>
                <w:sz w:val="24"/>
                <w:szCs w:val="24"/>
              </w:rPr>
              <w:t xml:space="preserve"> </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ከካሽ</w:t>
            </w:r>
            <w:r w:rsidRPr="004E0946">
              <w:rPr>
                <w:rFonts w:ascii="Visual Geez Unicode" w:hAnsi="Visual Geez Unicode"/>
                <w:sz w:val="24"/>
                <w:szCs w:val="24"/>
              </w:rPr>
              <w:t xml:space="preserve"> </w:t>
            </w:r>
            <w:r w:rsidRPr="004E0946">
              <w:rPr>
                <w:rFonts w:ascii="Visual Geez Unicode" w:hAnsi="Visual Geez Unicode" w:cs="Nyala"/>
                <w:sz w:val="24"/>
                <w:szCs w:val="24"/>
              </w:rPr>
              <w:t>ቮልት</w:t>
            </w:r>
            <w:r w:rsidRPr="004E0946">
              <w:rPr>
                <w:rFonts w:ascii="Visual Geez Unicode" w:hAnsi="Visual Geez Unicode"/>
                <w:sz w:val="24"/>
                <w:szCs w:val="24"/>
              </w:rPr>
              <w:t xml:space="preserve"> </w:t>
            </w:r>
            <w:r w:rsidRPr="004E0946">
              <w:rPr>
                <w:rFonts w:ascii="Visual Geez Unicode" w:hAnsi="Visual Geez Unicode" w:cs="Nyala"/>
                <w:sz w:val="24"/>
                <w:szCs w:val="24"/>
              </w:rPr>
              <w:t>ወደ</w:t>
            </w:r>
            <w:r w:rsidRPr="004E0946">
              <w:rPr>
                <w:rFonts w:ascii="Visual Geez Unicode" w:hAnsi="Visual Geez Unicode"/>
                <w:sz w:val="24"/>
                <w:szCs w:val="24"/>
              </w:rPr>
              <w:t xml:space="preserve"> </w:t>
            </w:r>
            <w:r w:rsidRPr="004E0946">
              <w:rPr>
                <w:rFonts w:ascii="Visual Geez Unicode" w:hAnsi="Visual Geez Unicode" w:cs="Nyala"/>
                <w:sz w:val="24"/>
                <w:szCs w:val="24"/>
              </w:rPr>
              <w:t>ቢሮ</w:t>
            </w:r>
            <w:r w:rsidRPr="004E0946">
              <w:rPr>
                <w:rFonts w:ascii="Visual Geez Unicode" w:hAnsi="Visual Geez Unicode"/>
                <w:sz w:val="24"/>
                <w:szCs w:val="24"/>
              </w:rPr>
              <w:t>/</w:t>
            </w:r>
            <w:r w:rsidRPr="004E0946">
              <w:rPr>
                <w:rFonts w:ascii="Visual Geez Unicode" w:hAnsi="Visual Geez Unicode" w:cs="Nyala"/>
                <w:sz w:val="24"/>
                <w:szCs w:val="24"/>
              </w:rPr>
              <w:t>ቆጠራ</w:t>
            </w:r>
            <w:r w:rsidRPr="004E0946">
              <w:rPr>
                <w:rFonts w:ascii="Visual Geez Unicode" w:hAnsi="Visual Geez Unicode"/>
                <w:sz w:val="24"/>
                <w:szCs w:val="24"/>
              </w:rPr>
              <w:t xml:space="preserve"> </w:t>
            </w:r>
            <w:r w:rsidRPr="004E0946">
              <w:rPr>
                <w:rFonts w:ascii="Visual Geez Unicode" w:hAnsi="Visual Geez Unicode" w:cs="Nyala"/>
                <w:sz w:val="24"/>
                <w:szCs w:val="24"/>
              </w:rPr>
              <w:t>ቦታ</w:t>
            </w:r>
            <w:r w:rsidRPr="004E0946">
              <w:rPr>
                <w:rFonts w:ascii="Visual Geez Unicode" w:hAnsi="Visual Geez Unicode"/>
                <w:sz w:val="24"/>
                <w:szCs w:val="24"/>
              </w:rPr>
              <w:t xml:space="preserve"> </w:t>
            </w:r>
            <w:r w:rsidRPr="004E0946">
              <w:rPr>
                <w:rFonts w:ascii="Visual Geez Unicode" w:hAnsi="Visual Geez Unicode" w:cs="Nyala"/>
                <w:sz w:val="24"/>
                <w:szCs w:val="24"/>
              </w:rPr>
              <w:t>መውሰድና</w:t>
            </w:r>
            <w:r w:rsidRPr="004E0946">
              <w:rPr>
                <w:rFonts w:ascii="Visual Geez Unicode" w:hAnsi="Visual Geez Unicode"/>
                <w:sz w:val="24"/>
                <w:szCs w:val="24"/>
              </w:rPr>
              <w:t xml:space="preserve"> </w:t>
            </w:r>
            <w:r w:rsidRPr="004E0946">
              <w:rPr>
                <w:rFonts w:ascii="Visual Geez Unicode" w:hAnsi="Visual Geez Unicode" w:cs="Nyala"/>
                <w:sz w:val="24"/>
                <w:szCs w:val="24"/>
              </w:rPr>
              <w:t>ከተቆጠረ</w:t>
            </w:r>
            <w:r w:rsidRPr="004E0946">
              <w:rPr>
                <w:rFonts w:ascii="Visual Geez Unicode" w:hAnsi="Visual Geez Unicode"/>
                <w:sz w:val="24"/>
                <w:szCs w:val="24"/>
              </w:rPr>
              <w:t xml:space="preserve"> </w:t>
            </w:r>
            <w:r w:rsidRPr="004E0946">
              <w:rPr>
                <w:rFonts w:ascii="Visual Geez Unicode" w:hAnsi="Visual Geez Unicode" w:cs="Nyala"/>
                <w:sz w:val="24"/>
                <w:szCs w:val="24"/>
              </w:rPr>
              <w:t>በኋላ</w:t>
            </w:r>
            <w:r w:rsidRPr="004E0946">
              <w:rPr>
                <w:rFonts w:ascii="Visual Geez Unicode" w:hAnsi="Visual Geez Unicode"/>
                <w:sz w:val="24"/>
                <w:szCs w:val="24"/>
              </w:rPr>
              <w:t xml:space="preserve"> </w:t>
            </w:r>
            <w:r w:rsidRPr="004E0946">
              <w:rPr>
                <w:rFonts w:ascii="Visual Geez Unicode" w:hAnsi="Visual Geez Unicode" w:cs="Nyala"/>
                <w:sz w:val="24"/>
                <w:szCs w:val="24"/>
              </w:rPr>
              <w:t>ወደ</w:t>
            </w:r>
            <w:r w:rsidRPr="004E0946">
              <w:rPr>
                <w:rFonts w:ascii="Visual Geez Unicode" w:hAnsi="Visual Geez Unicode"/>
                <w:sz w:val="24"/>
                <w:szCs w:val="24"/>
              </w:rPr>
              <w:t xml:space="preserve"> </w:t>
            </w:r>
            <w:r w:rsidRPr="004E0946">
              <w:rPr>
                <w:rFonts w:ascii="Visual Geez Unicode" w:hAnsi="Visual Geez Unicode" w:cs="Nyala"/>
                <w:sz w:val="24"/>
                <w:szCs w:val="24"/>
              </w:rPr>
              <w:t>ቮልት</w:t>
            </w:r>
            <w:r w:rsidRPr="004E0946">
              <w:rPr>
                <w:rFonts w:ascii="Visual Geez Unicode" w:hAnsi="Visual Geez Unicode"/>
                <w:sz w:val="24"/>
                <w:szCs w:val="24"/>
              </w:rPr>
              <w:t xml:space="preserve"> </w:t>
            </w:r>
            <w:r w:rsidRPr="004E0946">
              <w:rPr>
                <w:rFonts w:ascii="Visual Geez Unicode" w:hAnsi="Visual Geez Unicode" w:cs="Nyala"/>
                <w:sz w:val="24"/>
                <w:szCs w:val="24"/>
              </w:rPr>
              <w:t>ማስገባት፣</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ከሀላፊ</w:t>
            </w:r>
            <w:r w:rsidRPr="004E0946">
              <w:rPr>
                <w:rFonts w:ascii="Visual Geez Unicode" w:hAnsi="Visual Geez Unicode"/>
                <w:sz w:val="24"/>
                <w:szCs w:val="24"/>
              </w:rPr>
              <w:t xml:space="preserve"> </w:t>
            </w:r>
            <w:r w:rsidRPr="004E0946">
              <w:rPr>
                <w:rFonts w:ascii="Visual Geez Unicode" w:hAnsi="Visual Geez Unicode" w:cs="Nyala"/>
                <w:sz w:val="24"/>
                <w:szCs w:val="24"/>
              </w:rPr>
              <w:t>የሚሰጡ</w:t>
            </w:r>
            <w:r w:rsidRPr="004E0946">
              <w:rPr>
                <w:rFonts w:ascii="Visual Geez Unicode" w:hAnsi="Visual Geez Unicode"/>
                <w:sz w:val="24"/>
                <w:szCs w:val="24"/>
              </w:rPr>
              <w:t xml:space="preserve"> </w:t>
            </w:r>
            <w:r w:rsidRPr="004E0946">
              <w:rPr>
                <w:rFonts w:ascii="Visual Geez Unicode" w:hAnsi="Visual Geez Unicode" w:cs="Nyala"/>
                <w:sz w:val="24"/>
                <w:szCs w:val="24"/>
              </w:rPr>
              <w:t>ተጨማሪ</w:t>
            </w:r>
            <w:r w:rsidRPr="004E0946">
              <w:rPr>
                <w:rFonts w:ascii="Visual Geez Unicode" w:hAnsi="Visual Geez Unicode"/>
                <w:sz w:val="24"/>
                <w:szCs w:val="24"/>
              </w:rPr>
              <w:t xml:space="preserve"> </w:t>
            </w:r>
            <w:r w:rsidRPr="004E0946">
              <w:rPr>
                <w:rFonts w:ascii="Visual Geez Unicode" w:hAnsi="Visual Geez Unicode" w:cs="Nyala"/>
                <w:sz w:val="24"/>
                <w:szCs w:val="24"/>
              </w:rPr>
              <w:t>ስራዎችን</w:t>
            </w:r>
            <w:r w:rsidRPr="004E0946">
              <w:rPr>
                <w:rFonts w:ascii="Visual Geez Unicode" w:hAnsi="Visual Geez Unicode"/>
                <w:sz w:val="24"/>
                <w:szCs w:val="24"/>
              </w:rPr>
              <w:t xml:space="preserve"> </w:t>
            </w:r>
            <w:r w:rsidRPr="004E0946">
              <w:rPr>
                <w:rFonts w:ascii="Visual Geez Unicode" w:hAnsi="Visual Geez Unicode" w:cs="Nyala"/>
                <w:sz w:val="24"/>
                <w:szCs w:val="24"/>
              </w:rPr>
              <w:t>መስራት፡፡</w:t>
            </w:r>
          </w:p>
        </w:tc>
      </w:tr>
      <w:tr w:rsidR="0036491A" w:rsidRPr="004E0946" w:rsidTr="002946FC">
        <w:trPr>
          <w:trHeight w:val="1210"/>
          <w:jc w:val="center"/>
        </w:trPr>
        <w:tc>
          <w:tcPr>
            <w:tcW w:w="5000" w:type="pct"/>
            <w:gridSpan w:val="2"/>
            <w:tcBorders>
              <w:bottom w:val="single" w:sz="4" w:space="0" w:color="auto"/>
            </w:tcBorders>
          </w:tcPr>
          <w:p w:rsidR="00CB59D0" w:rsidRPr="004E0946" w:rsidRDefault="00CB59D0" w:rsidP="00142F34">
            <w:pPr>
              <w:pStyle w:val="ListParagraph"/>
              <w:numPr>
                <w:ilvl w:val="0"/>
                <w:numId w:val="101"/>
              </w:numPr>
              <w:tabs>
                <w:tab w:val="left" w:pos="0"/>
              </w:tabs>
              <w:ind w:left="270" w:hanging="270"/>
              <w:jc w:val="both"/>
              <w:rPr>
                <w:rFonts w:ascii="Visual Geez Unicode" w:hAnsi="Visual Geez Unicode"/>
                <w:sz w:val="24"/>
                <w:szCs w:val="24"/>
              </w:rPr>
            </w:pPr>
            <w:r w:rsidRPr="004E0946">
              <w:rPr>
                <w:rFonts w:ascii="Visual Geez Unicode" w:hAnsi="Visual Geez Unicode" w:cs="Nyala"/>
                <w:b/>
                <w:sz w:val="24"/>
                <w:szCs w:val="24"/>
              </w:rPr>
              <w:lastRenderedPageBreak/>
              <w:t>የስራ</w:t>
            </w:r>
            <w:r w:rsidRPr="004E0946">
              <w:rPr>
                <w:rFonts w:ascii="Visual Geez Unicode" w:hAnsi="Visual Geez Unicode"/>
                <w:b/>
                <w:sz w:val="24"/>
                <w:szCs w:val="24"/>
              </w:rPr>
              <w:t xml:space="preserve"> </w:t>
            </w:r>
            <w:r w:rsidRPr="004E0946">
              <w:rPr>
                <w:rFonts w:ascii="Visual Geez Unicode" w:hAnsi="Visual Geez Unicode" w:cs="Nyala"/>
                <w:b/>
                <w:sz w:val="24"/>
                <w:szCs w:val="24"/>
              </w:rPr>
              <w:t>አፈፃፀም</w:t>
            </w:r>
            <w:r w:rsidRPr="004E0946">
              <w:rPr>
                <w:rFonts w:ascii="Visual Geez Unicode" w:hAnsi="Visual Geez Unicode"/>
                <w:b/>
                <w:sz w:val="24"/>
                <w:szCs w:val="24"/>
              </w:rPr>
              <w:t xml:space="preserve"> </w:t>
            </w:r>
            <w:r w:rsidRPr="004E0946">
              <w:rPr>
                <w:rFonts w:ascii="Visual Geez Unicode" w:hAnsi="Visual Geez Unicode" w:cs="Nyala"/>
                <w:b/>
                <w:sz w:val="24"/>
                <w:szCs w:val="24"/>
              </w:rPr>
              <w:t>መለኪያዎች</w:t>
            </w:r>
            <w:r w:rsidRPr="004E0946">
              <w:rPr>
                <w:rFonts w:ascii="Visual Geez Unicode" w:hAnsi="Visual Geez Unicode"/>
                <w:b/>
                <w:sz w:val="24"/>
                <w:szCs w:val="24"/>
              </w:rPr>
              <w:t xml:space="preserve">/Key Performance Indicators: </w:t>
            </w:r>
            <w:r w:rsidRPr="004E0946">
              <w:rPr>
                <w:rFonts w:ascii="Visual Geez Unicode" w:hAnsi="Visual Geez Unicode"/>
                <w:sz w:val="24"/>
                <w:szCs w:val="24"/>
              </w:rPr>
              <w:t xml:space="preserve">Strategic and operational efficiency and effectiveness such as: </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የተሰጠውን ስራ በተቀመጠው የጊዜ ገደብ ውስጥ መሰራቱ፣</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የተሰጠውን ስራ በጥራት መሰራቱ፣</w:t>
            </w:r>
          </w:p>
          <w:p w:rsidR="00CB59D0" w:rsidRPr="004E0946" w:rsidRDefault="00CB59D0" w:rsidP="00142F34">
            <w:pPr>
              <w:pStyle w:val="ListParagraph"/>
              <w:numPr>
                <w:ilvl w:val="0"/>
                <w:numId w:val="74"/>
              </w:numPr>
              <w:jc w:val="both"/>
              <w:rPr>
                <w:rFonts w:ascii="Visual Geez Unicode" w:hAnsi="Visual Geez Unicode"/>
                <w:sz w:val="24"/>
                <w:szCs w:val="24"/>
              </w:rPr>
            </w:pPr>
            <w:r w:rsidRPr="004E0946">
              <w:rPr>
                <w:rFonts w:ascii="Visual Geez Unicode" w:hAnsi="Visual Geez Unicode" w:cs="Nyala"/>
                <w:sz w:val="24"/>
                <w:szCs w:val="24"/>
              </w:rPr>
              <w:t>የተሰራው ስራ ብዛት፡፡</w:t>
            </w:r>
          </w:p>
        </w:tc>
      </w:tr>
      <w:tr w:rsidR="0036491A" w:rsidRPr="004E0946" w:rsidTr="004E0946">
        <w:trPr>
          <w:trHeight w:val="7460"/>
          <w:jc w:val="center"/>
        </w:trPr>
        <w:tc>
          <w:tcPr>
            <w:tcW w:w="2373" w:type="pct"/>
            <w:tcBorders>
              <w:bottom w:val="single" w:sz="4" w:space="0" w:color="auto"/>
            </w:tcBorders>
            <w:shd w:val="clear" w:color="auto" w:fill="FFFFFF" w:themeFill="background1"/>
          </w:tcPr>
          <w:p w:rsidR="00CB59D0" w:rsidRPr="004E0946" w:rsidRDefault="00CB59D0" w:rsidP="00142F34">
            <w:pPr>
              <w:pStyle w:val="ListParagraph"/>
              <w:numPr>
                <w:ilvl w:val="0"/>
                <w:numId w:val="101"/>
              </w:numPr>
              <w:ind w:left="360" w:hanging="360"/>
              <w:jc w:val="both"/>
              <w:rPr>
                <w:rFonts w:ascii="Visual Geez Unicode" w:hAnsi="Visual Geez Unicode"/>
                <w:b/>
                <w:sz w:val="24"/>
                <w:szCs w:val="24"/>
              </w:rPr>
            </w:pPr>
            <w:r w:rsidRPr="004E0946">
              <w:rPr>
                <w:rFonts w:ascii="Visual Geez Unicode" w:hAnsi="Visual Geez Unicode" w:cs="Nyala"/>
                <w:b/>
                <w:sz w:val="24"/>
                <w:szCs w:val="24"/>
              </w:rPr>
              <w:t>ተፈላጊ</w:t>
            </w:r>
            <w:r w:rsidRPr="004E0946">
              <w:rPr>
                <w:rFonts w:ascii="Visual Geez Unicode" w:hAnsi="Visual Geez Unicode"/>
                <w:b/>
                <w:sz w:val="24"/>
                <w:szCs w:val="24"/>
              </w:rPr>
              <w:t xml:space="preserve"> </w:t>
            </w:r>
            <w:r w:rsidRPr="004E0946">
              <w:rPr>
                <w:rFonts w:ascii="Visual Geez Unicode" w:hAnsi="Visual Geez Unicode" w:cs="Nyala"/>
                <w:b/>
                <w:sz w:val="24"/>
                <w:szCs w:val="24"/>
              </w:rPr>
              <w:t>ችሎታና</w:t>
            </w:r>
            <w:r w:rsidRPr="004E0946">
              <w:rPr>
                <w:rFonts w:ascii="Visual Geez Unicode" w:hAnsi="Visual Geez Unicode"/>
                <w:b/>
                <w:sz w:val="24"/>
                <w:szCs w:val="24"/>
              </w:rPr>
              <w:t xml:space="preserve"> </w:t>
            </w:r>
            <w:r w:rsidRPr="004E0946">
              <w:rPr>
                <w:rFonts w:ascii="Visual Geez Unicode" w:hAnsi="Visual Geez Unicode" w:cs="Nyala"/>
                <w:b/>
                <w:sz w:val="24"/>
                <w:szCs w:val="24"/>
              </w:rPr>
              <w:t>የትምህርት</w:t>
            </w:r>
            <w:r w:rsidRPr="004E0946">
              <w:rPr>
                <w:rFonts w:ascii="Visual Geez Unicode" w:hAnsi="Visual Geez Unicode"/>
                <w:b/>
                <w:sz w:val="24"/>
                <w:szCs w:val="24"/>
              </w:rPr>
              <w:t xml:space="preserve"> </w:t>
            </w:r>
            <w:r w:rsidRPr="004E0946">
              <w:rPr>
                <w:rFonts w:ascii="Visual Geez Unicode" w:hAnsi="Visual Geez Unicode" w:cs="Nyala"/>
                <w:b/>
                <w:sz w:val="24"/>
                <w:szCs w:val="24"/>
              </w:rPr>
              <w:t>ዝግጅት</w:t>
            </w:r>
            <w:r w:rsidRPr="004E0946">
              <w:rPr>
                <w:rFonts w:ascii="Visual Geez Unicode" w:hAnsi="Visual Geez Unicode"/>
                <w:b/>
                <w:sz w:val="24"/>
                <w:szCs w:val="24"/>
              </w:rPr>
              <w:t>/Summary of Key Competency, Educational and Professional Requirements:</w:t>
            </w:r>
          </w:p>
          <w:p w:rsidR="00CB59D0" w:rsidRPr="004E0946" w:rsidRDefault="00CB59D0" w:rsidP="00142F34">
            <w:pPr>
              <w:pStyle w:val="ListParagraph"/>
              <w:numPr>
                <w:ilvl w:val="0"/>
                <w:numId w:val="103"/>
              </w:numPr>
              <w:ind w:left="270" w:hanging="270"/>
              <w:jc w:val="both"/>
              <w:rPr>
                <w:rFonts w:ascii="Visual Geez Unicode" w:hAnsi="Visual Geez Unicode"/>
                <w:b/>
                <w:sz w:val="24"/>
                <w:szCs w:val="24"/>
              </w:rPr>
            </w:pPr>
            <w:r w:rsidRPr="004E0946">
              <w:rPr>
                <w:rFonts w:ascii="Visual Geez Unicode" w:hAnsi="Visual Geez Unicode" w:cs="Nyala"/>
                <w:b/>
                <w:sz w:val="24"/>
                <w:szCs w:val="24"/>
              </w:rPr>
              <w:t>ተፈላጊ</w:t>
            </w:r>
            <w:r w:rsidRPr="004E0946">
              <w:rPr>
                <w:rFonts w:ascii="Visual Geez Unicode" w:hAnsi="Visual Geez Unicode"/>
                <w:b/>
                <w:sz w:val="24"/>
                <w:szCs w:val="24"/>
              </w:rPr>
              <w:t xml:space="preserve"> </w:t>
            </w:r>
            <w:r w:rsidRPr="004E0946">
              <w:rPr>
                <w:rFonts w:ascii="Visual Geez Unicode" w:hAnsi="Visual Geez Unicode" w:cs="Nyala"/>
                <w:b/>
                <w:sz w:val="24"/>
                <w:szCs w:val="24"/>
              </w:rPr>
              <w:t>ችሎታ</w:t>
            </w:r>
            <w:r w:rsidRPr="004E0946">
              <w:rPr>
                <w:rFonts w:ascii="Visual Geez Unicode" w:hAnsi="Visual Geez Unicode"/>
                <w:b/>
                <w:sz w:val="24"/>
                <w:szCs w:val="24"/>
              </w:rPr>
              <w:t xml:space="preserve">/Summary of Key Competency requirements </w:t>
            </w:r>
          </w:p>
          <w:p w:rsidR="00CB59D0" w:rsidRPr="004E0946" w:rsidRDefault="00CB59D0" w:rsidP="00142F34">
            <w:pPr>
              <w:pStyle w:val="ListParagraph"/>
              <w:numPr>
                <w:ilvl w:val="1"/>
                <w:numId w:val="102"/>
              </w:numPr>
              <w:ind w:left="270" w:hanging="270"/>
              <w:jc w:val="both"/>
              <w:rPr>
                <w:rFonts w:ascii="Visual Geez Unicode" w:hAnsi="Visual Geez Unicode"/>
                <w:b/>
                <w:sz w:val="24"/>
                <w:szCs w:val="24"/>
              </w:rPr>
            </w:pPr>
            <w:r w:rsidRPr="004E0946">
              <w:rPr>
                <w:rFonts w:ascii="Visual Geez Unicode" w:hAnsi="Visual Geez Unicode" w:cs="Nyala"/>
                <w:b/>
                <w:sz w:val="24"/>
                <w:szCs w:val="24"/>
              </w:rPr>
              <w:t>የአመራር</w:t>
            </w:r>
            <w:r w:rsidRPr="004E0946">
              <w:rPr>
                <w:rFonts w:ascii="Visual Geez Unicode" w:hAnsi="Visual Geez Unicode"/>
                <w:b/>
                <w:sz w:val="24"/>
                <w:szCs w:val="24"/>
              </w:rPr>
              <w:t xml:space="preserve"> </w:t>
            </w:r>
            <w:r w:rsidRPr="004E0946">
              <w:rPr>
                <w:rFonts w:ascii="Visual Geez Unicode" w:hAnsi="Visual Geez Unicode" w:cs="Nyala"/>
                <w:b/>
                <w:sz w:val="24"/>
                <w:szCs w:val="24"/>
              </w:rPr>
              <w:t>ችሎታ</w:t>
            </w:r>
            <w:r w:rsidRPr="004E0946">
              <w:rPr>
                <w:rFonts w:ascii="Visual Geez Unicode" w:hAnsi="Visual Geez Unicode"/>
                <w:b/>
                <w:sz w:val="24"/>
                <w:szCs w:val="24"/>
              </w:rPr>
              <w:t xml:space="preserve">/Leadership Competency: NA </w:t>
            </w:r>
          </w:p>
          <w:p w:rsidR="00CB59D0" w:rsidRPr="004E0946" w:rsidRDefault="00CB59D0" w:rsidP="00142F34">
            <w:pPr>
              <w:pStyle w:val="ListParagraph"/>
              <w:numPr>
                <w:ilvl w:val="1"/>
                <w:numId w:val="102"/>
              </w:numPr>
              <w:ind w:left="360"/>
              <w:jc w:val="both"/>
              <w:rPr>
                <w:rFonts w:ascii="Visual Geez Unicode" w:hAnsi="Visual Geez Unicode"/>
                <w:b/>
                <w:sz w:val="24"/>
                <w:szCs w:val="24"/>
              </w:rPr>
            </w:pPr>
            <w:r w:rsidRPr="004E0946">
              <w:rPr>
                <w:rFonts w:ascii="Visual Geez Unicode" w:hAnsi="Visual Geez Unicode" w:cs="Nyala"/>
                <w:b/>
                <w:sz w:val="24"/>
                <w:szCs w:val="24"/>
              </w:rPr>
              <w:t>የድርጅታዊ</w:t>
            </w:r>
            <w:r w:rsidRPr="004E0946">
              <w:rPr>
                <w:rFonts w:ascii="Visual Geez Unicode" w:hAnsi="Visual Geez Unicode"/>
                <w:b/>
                <w:sz w:val="24"/>
                <w:szCs w:val="24"/>
              </w:rPr>
              <w:t xml:space="preserve"> </w:t>
            </w:r>
            <w:r w:rsidRPr="004E0946">
              <w:rPr>
                <w:rFonts w:ascii="Visual Geez Unicode" w:hAnsi="Visual Geez Unicode" w:cs="Nyala"/>
                <w:b/>
                <w:sz w:val="24"/>
                <w:szCs w:val="24"/>
              </w:rPr>
              <w:t>እሴቶች</w:t>
            </w:r>
            <w:r w:rsidRPr="004E0946">
              <w:rPr>
                <w:rFonts w:ascii="Visual Geez Unicode" w:hAnsi="Visual Geez Unicode"/>
                <w:b/>
                <w:sz w:val="24"/>
                <w:szCs w:val="24"/>
              </w:rPr>
              <w:t>/Organizational Value Competency at Proficiency of Novice Level.</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ተቋማዊ ኃላፊነት/ Corporate Citizenship</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ብዝሃነትን/ልዩነትን/ስብጥርን ማክበር/Respect for Diversity</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 xml:space="preserve">የቡድን ስራ/ Teamwork </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 xml:space="preserve">የሚማር ድርጅት/ </w:t>
            </w:r>
            <w:r w:rsidRPr="004E0946">
              <w:rPr>
                <w:rFonts w:ascii="Visual Geez Unicode" w:hAnsi="Visual Geez Unicode"/>
                <w:sz w:val="24"/>
                <w:szCs w:val="24"/>
              </w:rPr>
              <w:t xml:space="preserve"> Innovative Organization</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ማጎልበት/Empowerment</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ሙያዊነት/Professionalism</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የላቀ አገልግሎት/Service Excellence</w:t>
            </w:r>
          </w:p>
          <w:p w:rsidR="00CB59D0" w:rsidRPr="004E0946" w:rsidRDefault="00CB59D0" w:rsidP="00142F34">
            <w:pPr>
              <w:pStyle w:val="ListParagraph"/>
              <w:numPr>
                <w:ilvl w:val="0"/>
                <w:numId w:val="74"/>
              </w:numPr>
              <w:jc w:val="both"/>
              <w:rPr>
                <w:rFonts w:ascii="Visual Geez Unicode" w:hAnsi="Visual Geez Unicode" w:cs="Nyala"/>
                <w:sz w:val="24"/>
                <w:szCs w:val="24"/>
              </w:rPr>
            </w:pPr>
            <w:r w:rsidRPr="004E0946">
              <w:rPr>
                <w:rFonts w:ascii="Visual Geez Unicode" w:hAnsi="Visual Geez Unicode" w:cs="Nyala"/>
                <w:sz w:val="24"/>
                <w:szCs w:val="24"/>
              </w:rPr>
              <w:t>ሐቀኝነት/ Integrity.</w:t>
            </w:r>
          </w:p>
          <w:p w:rsidR="00CB59D0" w:rsidRPr="004E0946" w:rsidRDefault="00CB59D0" w:rsidP="00142F34">
            <w:pPr>
              <w:pStyle w:val="ListParagraph"/>
              <w:numPr>
                <w:ilvl w:val="1"/>
                <w:numId w:val="102"/>
              </w:numPr>
              <w:tabs>
                <w:tab w:val="left" w:pos="450"/>
              </w:tabs>
              <w:ind w:hanging="630"/>
              <w:jc w:val="both"/>
              <w:rPr>
                <w:rFonts w:ascii="Visual Geez Unicode" w:hAnsi="Visual Geez Unicode"/>
                <w:sz w:val="24"/>
                <w:szCs w:val="24"/>
              </w:rPr>
            </w:pPr>
            <w:r w:rsidRPr="004E0946">
              <w:rPr>
                <w:rFonts w:ascii="Visual Geez Unicode" w:hAnsi="Visual Geez Unicode" w:cs="Nyala"/>
                <w:b/>
                <w:sz w:val="24"/>
                <w:szCs w:val="24"/>
              </w:rPr>
              <w:t>የሙያ</w:t>
            </w:r>
            <w:r w:rsidRPr="004E0946">
              <w:rPr>
                <w:rFonts w:ascii="Visual Geez Unicode" w:hAnsi="Visual Geez Unicode"/>
                <w:b/>
                <w:sz w:val="24"/>
                <w:szCs w:val="24"/>
              </w:rPr>
              <w:t xml:space="preserve"> </w:t>
            </w:r>
            <w:r w:rsidRPr="004E0946">
              <w:rPr>
                <w:rFonts w:ascii="Visual Geez Unicode" w:hAnsi="Visual Geez Unicode" w:cs="Nyala"/>
                <w:b/>
                <w:sz w:val="24"/>
                <w:szCs w:val="24"/>
              </w:rPr>
              <w:t>ችሎታ</w:t>
            </w:r>
            <w:r w:rsidRPr="004E0946">
              <w:rPr>
                <w:rFonts w:ascii="Visual Geez Unicode" w:hAnsi="Visual Geez Unicode"/>
                <w:b/>
                <w:sz w:val="24"/>
                <w:szCs w:val="24"/>
              </w:rPr>
              <w:t xml:space="preserve">/Technical Competency </w:t>
            </w:r>
          </w:p>
        </w:tc>
        <w:tc>
          <w:tcPr>
            <w:tcW w:w="2627" w:type="pct"/>
            <w:tcBorders>
              <w:bottom w:val="single" w:sz="4" w:space="0" w:color="auto"/>
            </w:tcBorders>
            <w:shd w:val="clear" w:color="auto" w:fill="FFFFFF" w:themeFill="background1"/>
          </w:tcPr>
          <w:p w:rsidR="00CB59D0" w:rsidRPr="004E0946" w:rsidRDefault="00CB59D0" w:rsidP="00142F34">
            <w:pPr>
              <w:pStyle w:val="ListParagraph"/>
              <w:numPr>
                <w:ilvl w:val="0"/>
                <w:numId w:val="102"/>
              </w:numPr>
              <w:ind w:left="336" w:hanging="336"/>
              <w:jc w:val="both"/>
              <w:rPr>
                <w:rFonts w:ascii="Visual Geez Unicode" w:hAnsi="Visual Geez Unicode"/>
                <w:b/>
                <w:sz w:val="24"/>
                <w:szCs w:val="24"/>
              </w:rPr>
            </w:pPr>
            <w:r w:rsidRPr="004E0946">
              <w:rPr>
                <w:rFonts w:ascii="Visual Geez Unicode" w:hAnsi="Visual Geez Unicode" w:cs="Nyala"/>
                <w:b/>
                <w:sz w:val="24"/>
                <w:szCs w:val="24"/>
              </w:rPr>
              <w:t>የትምህርት</w:t>
            </w:r>
            <w:r w:rsidRPr="004E0946">
              <w:rPr>
                <w:rFonts w:ascii="Visual Geez Unicode" w:hAnsi="Visual Geez Unicode"/>
                <w:b/>
                <w:sz w:val="24"/>
                <w:szCs w:val="24"/>
              </w:rPr>
              <w:t xml:space="preserve"> </w:t>
            </w:r>
            <w:r w:rsidRPr="004E0946">
              <w:rPr>
                <w:rFonts w:ascii="Visual Geez Unicode" w:hAnsi="Visual Geez Unicode" w:cs="Nyala"/>
                <w:b/>
                <w:sz w:val="24"/>
                <w:szCs w:val="24"/>
              </w:rPr>
              <w:t>ደረጃና</w:t>
            </w:r>
            <w:r w:rsidRPr="004E0946">
              <w:rPr>
                <w:rFonts w:ascii="Visual Geez Unicode" w:hAnsi="Visual Geez Unicode"/>
                <w:b/>
                <w:sz w:val="24"/>
                <w:szCs w:val="24"/>
              </w:rPr>
              <w:t xml:space="preserve"> </w:t>
            </w:r>
            <w:r w:rsidRPr="004E0946">
              <w:rPr>
                <w:rFonts w:ascii="Visual Geez Unicode" w:hAnsi="Visual Geez Unicode" w:cs="Nyala"/>
                <w:b/>
                <w:sz w:val="24"/>
                <w:szCs w:val="24"/>
              </w:rPr>
              <w:t>የስራ</w:t>
            </w:r>
            <w:r w:rsidRPr="004E0946">
              <w:rPr>
                <w:rFonts w:ascii="Visual Geez Unicode" w:hAnsi="Visual Geez Unicode"/>
                <w:b/>
                <w:sz w:val="24"/>
                <w:szCs w:val="24"/>
              </w:rPr>
              <w:t xml:space="preserve"> </w:t>
            </w:r>
            <w:r w:rsidRPr="004E0946">
              <w:rPr>
                <w:rFonts w:ascii="Visual Geez Unicode" w:hAnsi="Visual Geez Unicode" w:cs="Nyala"/>
                <w:b/>
                <w:sz w:val="24"/>
                <w:szCs w:val="24"/>
              </w:rPr>
              <w:t>ልምድ</w:t>
            </w:r>
            <w:r w:rsidRPr="004E0946">
              <w:rPr>
                <w:rFonts w:ascii="Visual Geez Unicode" w:hAnsi="Visual Geez Unicode"/>
                <w:b/>
                <w:sz w:val="24"/>
                <w:szCs w:val="24"/>
              </w:rPr>
              <w:t>/Educational and Professional requirements:</w:t>
            </w:r>
          </w:p>
          <w:p w:rsidR="00CB59D0" w:rsidRPr="004E0946" w:rsidRDefault="00CB59D0" w:rsidP="002946FC">
            <w:pPr>
              <w:jc w:val="both"/>
              <w:rPr>
                <w:rFonts w:ascii="Visual Geez Unicode" w:hAnsi="Visual Geez Unicode"/>
                <w:sz w:val="24"/>
                <w:szCs w:val="24"/>
              </w:rPr>
            </w:pPr>
            <w:r w:rsidRPr="004E0946">
              <w:rPr>
                <w:rFonts w:ascii="Visual Geez Unicode" w:hAnsi="Visual Geez Unicode"/>
                <w:sz w:val="24"/>
                <w:szCs w:val="24"/>
              </w:rPr>
              <w:t>10</w:t>
            </w:r>
            <w:r w:rsidRPr="004E0946">
              <w:rPr>
                <w:rFonts w:ascii="Visual Geez Unicode" w:hAnsi="Visual Geez Unicode" w:cs="Nyala"/>
                <w:sz w:val="24"/>
                <w:szCs w:val="24"/>
                <w:vertAlign w:val="superscript"/>
              </w:rPr>
              <w:t>ኛ</w:t>
            </w:r>
            <w:r w:rsidRPr="004E0946">
              <w:rPr>
                <w:rFonts w:ascii="Visual Geez Unicode" w:hAnsi="Visual Geez Unicode"/>
                <w:sz w:val="24"/>
                <w:szCs w:val="24"/>
              </w:rPr>
              <w:t xml:space="preserve"> </w:t>
            </w:r>
            <w:r w:rsidRPr="004E0946">
              <w:rPr>
                <w:rFonts w:ascii="Visual Geez Unicode" w:hAnsi="Visual Geez Unicode" w:cs="Nyala"/>
                <w:sz w:val="24"/>
                <w:szCs w:val="24"/>
              </w:rPr>
              <w:t>ክፍል</w:t>
            </w:r>
            <w:r w:rsidRPr="004E0946">
              <w:rPr>
                <w:rFonts w:ascii="Visual Geez Unicode" w:hAnsi="Visual Geez Unicode"/>
                <w:sz w:val="24"/>
                <w:szCs w:val="24"/>
              </w:rPr>
              <w:t xml:space="preserve"> </w:t>
            </w:r>
            <w:r w:rsidRPr="004E0946">
              <w:rPr>
                <w:rFonts w:ascii="Visual Geez Unicode" w:hAnsi="Visual Geez Unicode" w:cs="Nyala"/>
                <w:sz w:val="24"/>
                <w:szCs w:val="24"/>
              </w:rPr>
              <w:t>ያጠናቀቀ</w:t>
            </w:r>
            <w:r w:rsidRPr="004E0946">
              <w:rPr>
                <w:rFonts w:ascii="Visual Geez Unicode" w:hAnsi="Visual Geez Unicode"/>
                <w:sz w:val="24"/>
                <w:szCs w:val="24"/>
              </w:rPr>
              <w:t>/</w:t>
            </w:r>
            <w:r w:rsidRPr="004E0946">
              <w:rPr>
                <w:rFonts w:ascii="Visual Geez Unicode" w:hAnsi="Visual Geez Unicode" w:cs="Nyala"/>
                <w:sz w:val="24"/>
                <w:szCs w:val="24"/>
              </w:rPr>
              <w:t>ች</w:t>
            </w:r>
            <w:r w:rsidRPr="004E0946">
              <w:rPr>
                <w:rFonts w:ascii="Visual Geez Unicode" w:hAnsi="Visual Geez Unicode"/>
                <w:sz w:val="24"/>
                <w:szCs w:val="24"/>
              </w:rPr>
              <w:t xml:space="preserve">/ </w:t>
            </w:r>
            <w:r w:rsidRPr="004E0946">
              <w:rPr>
                <w:rFonts w:ascii="Visual Geez Unicode" w:hAnsi="Visual Geez Unicode" w:cs="Nyala"/>
                <w:sz w:val="24"/>
                <w:szCs w:val="24"/>
              </w:rPr>
              <w:t>እና</w:t>
            </w:r>
            <w:r w:rsidRPr="004E0946">
              <w:rPr>
                <w:rFonts w:ascii="Visual Geez Unicode" w:hAnsi="Visual Geez Unicode"/>
                <w:sz w:val="24"/>
                <w:szCs w:val="24"/>
              </w:rPr>
              <w:t xml:space="preserve"> </w:t>
            </w:r>
            <w:r w:rsidRPr="004E0946">
              <w:rPr>
                <w:rFonts w:ascii="Visual Geez Unicode" w:hAnsi="Visual Geez Unicode" w:cs="Nyala"/>
                <w:sz w:val="24"/>
                <w:szCs w:val="24"/>
              </w:rPr>
              <w:t>አንድ</w:t>
            </w:r>
            <w:r w:rsidRPr="004E0946">
              <w:rPr>
                <w:rFonts w:ascii="Visual Geez Unicode" w:hAnsi="Visual Geez Unicode"/>
                <w:sz w:val="24"/>
                <w:szCs w:val="24"/>
              </w:rPr>
              <w:t xml:space="preserve"> </w:t>
            </w:r>
            <w:r w:rsidRPr="004E0946">
              <w:rPr>
                <w:rFonts w:ascii="Visual Geez Unicode" w:hAnsi="Visual Geez Unicode" w:cs="Nyala"/>
                <w:sz w:val="24"/>
                <w:szCs w:val="24"/>
              </w:rPr>
              <w:t>ዓመት</w:t>
            </w:r>
            <w:r w:rsidRPr="004E0946">
              <w:rPr>
                <w:rFonts w:ascii="Visual Geez Unicode" w:hAnsi="Visual Geez Unicode"/>
                <w:sz w:val="24"/>
                <w:szCs w:val="24"/>
              </w:rPr>
              <w:t xml:space="preserve"> </w:t>
            </w:r>
            <w:r w:rsidRPr="004E0946">
              <w:rPr>
                <w:rFonts w:ascii="Visual Geez Unicode" w:hAnsi="Visual Geez Unicode" w:cs="Nyala"/>
                <w:sz w:val="24"/>
                <w:szCs w:val="24"/>
              </w:rPr>
              <w:t>የስራ</w:t>
            </w:r>
            <w:r w:rsidRPr="004E0946">
              <w:rPr>
                <w:rFonts w:ascii="Visual Geez Unicode" w:hAnsi="Visual Geez Unicode"/>
                <w:sz w:val="24"/>
                <w:szCs w:val="24"/>
              </w:rPr>
              <w:t xml:space="preserve"> </w:t>
            </w:r>
            <w:r w:rsidRPr="004E0946">
              <w:rPr>
                <w:rFonts w:ascii="Visual Geez Unicode" w:hAnsi="Visual Geez Unicode" w:cs="Nyala"/>
                <w:sz w:val="24"/>
                <w:szCs w:val="24"/>
              </w:rPr>
              <w:t>ልምድ</w:t>
            </w:r>
            <w:r w:rsidRPr="004E0946">
              <w:rPr>
                <w:rFonts w:ascii="Visual Geez Unicode" w:hAnsi="Visual Geez Unicode"/>
                <w:sz w:val="24"/>
                <w:szCs w:val="24"/>
              </w:rPr>
              <w:t xml:space="preserve"> </w:t>
            </w:r>
            <w:r w:rsidRPr="004E0946">
              <w:rPr>
                <w:rFonts w:ascii="Visual Geez Unicode" w:hAnsi="Visual Geez Unicode" w:cs="Nyala"/>
                <w:sz w:val="24"/>
                <w:szCs w:val="24"/>
              </w:rPr>
              <w:t>ያለው</w:t>
            </w:r>
            <w:r w:rsidRPr="004E0946">
              <w:rPr>
                <w:rFonts w:ascii="Visual Geez Unicode" w:hAnsi="Visual Geez Unicode"/>
                <w:sz w:val="24"/>
                <w:szCs w:val="24"/>
              </w:rPr>
              <w:t>/</w:t>
            </w:r>
            <w:r w:rsidRPr="004E0946">
              <w:rPr>
                <w:rFonts w:ascii="Visual Geez Unicode" w:hAnsi="Visual Geez Unicode" w:cs="Nyala"/>
                <w:sz w:val="24"/>
                <w:szCs w:val="24"/>
              </w:rPr>
              <w:t>ያላት</w:t>
            </w:r>
            <w:r w:rsidRPr="004E0946">
              <w:rPr>
                <w:rFonts w:ascii="Visual Geez Unicode" w:hAnsi="Visual Geez Unicode"/>
                <w:sz w:val="24"/>
                <w:szCs w:val="24"/>
              </w:rPr>
              <w:t>/</w:t>
            </w:r>
          </w:p>
          <w:p w:rsidR="00CB59D0" w:rsidRPr="004E0946" w:rsidRDefault="00CB59D0" w:rsidP="002946FC">
            <w:pPr>
              <w:jc w:val="both"/>
              <w:rPr>
                <w:rFonts w:ascii="Visual Geez Unicode" w:hAnsi="Visual Geez Unicode"/>
                <w:sz w:val="24"/>
                <w:szCs w:val="24"/>
              </w:rPr>
            </w:pPr>
          </w:p>
        </w:tc>
      </w:tr>
      <w:tr w:rsidR="0036491A" w:rsidRPr="004E0946" w:rsidTr="002946FC">
        <w:trPr>
          <w:trHeight w:hRule="exact" w:val="1675"/>
          <w:jc w:val="center"/>
        </w:trPr>
        <w:tc>
          <w:tcPr>
            <w:tcW w:w="5000" w:type="pct"/>
            <w:gridSpan w:val="2"/>
            <w:tcBorders>
              <w:bottom w:val="single" w:sz="4" w:space="0" w:color="auto"/>
            </w:tcBorders>
            <w:shd w:val="clear" w:color="auto" w:fill="FFFFFF" w:themeFill="background1"/>
          </w:tcPr>
          <w:p w:rsidR="00CB59D0" w:rsidRPr="004E0946" w:rsidRDefault="00CB59D0" w:rsidP="00142F34">
            <w:pPr>
              <w:pStyle w:val="ListParagraph"/>
              <w:numPr>
                <w:ilvl w:val="0"/>
                <w:numId w:val="101"/>
              </w:numPr>
              <w:tabs>
                <w:tab w:val="left" w:pos="360"/>
              </w:tabs>
              <w:ind w:hanging="1080"/>
              <w:rPr>
                <w:rFonts w:ascii="Visual Geez Unicode" w:hAnsi="Visual Geez Unicode"/>
                <w:b/>
                <w:sz w:val="24"/>
                <w:szCs w:val="24"/>
              </w:rPr>
            </w:pPr>
            <w:r w:rsidRPr="004E0946">
              <w:rPr>
                <w:rFonts w:ascii="Visual Geez Unicode" w:hAnsi="Visual Geez Unicode"/>
                <w:b/>
                <w:sz w:val="24"/>
                <w:szCs w:val="24"/>
              </w:rPr>
              <w:lastRenderedPageBreak/>
              <w:t>መፅደቅ/Approvals:</w:t>
            </w:r>
          </w:p>
          <w:p w:rsidR="00CB59D0" w:rsidRPr="004E0946" w:rsidRDefault="00CB59D0" w:rsidP="002946FC">
            <w:pPr>
              <w:spacing w:line="240" w:lineRule="auto"/>
              <w:rPr>
                <w:rFonts w:ascii="Visual Geez Unicode" w:hAnsi="Visual Geez Unicode"/>
                <w:sz w:val="24"/>
                <w:szCs w:val="24"/>
              </w:rPr>
            </w:pPr>
            <w:r w:rsidRPr="004E0946">
              <w:rPr>
                <w:rFonts w:ascii="Visual Geez Unicode" w:hAnsi="Visual Geez Unicode"/>
                <w:b/>
                <w:sz w:val="24"/>
                <w:szCs w:val="24"/>
              </w:rPr>
              <w:t>የፀደቀበት ቀን/Date Approved</w:t>
            </w:r>
            <w:r w:rsidRPr="004E0946">
              <w:rPr>
                <w:rFonts w:ascii="Visual Geez Unicode" w:hAnsi="Visual Geez Unicode"/>
                <w:sz w:val="24"/>
                <w:szCs w:val="24"/>
              </w:rPr>
              <w:t xml:space="preserve">: Designation </w:t>
            </w:r>
          </w:p>
          <w:p w:rsidR="00CB59D0" w:rsidRPr="004E0946" w:rsidRDefault="00CB59D0" w:rsidP="002946FC">
            <w:pPr>
              <w:spacing w:line="240" w:lineRule="auto"/>
              <w:rPr>
                <w:rFonts w:ascii="Visual Geez Unicode" w:hAnsi="Visual Geez Unicode"/>
                <w:b/>
                <w:sz w:val="24"/>
                <w:szCs w:val="24"/>
              </w:rPr>
            </w:pPr>
          </w:p>
          <w:p w:rsidR="00CB59D0" w:rsidRPr="004E0946" w:rsidRDefault="00CB59D0" w:rsidP="002946FC">
            <w:pPr>
              <w:rPr>
                <w:rFonts w:ascii="Visual Geez Unicode" w:hAnsi="Visual Geez Unicode"/>
                <w:b/>
                <w:sz w:val="24"/>
                <w:szCs w:val="24"/>
              </w:rPr>
            </w:pPr>
            <w:r w:rsidRPr="004E0946">
              <w:rPr>
                <w:rFonts w:ascii="Visual Geez Unicode" w:hAnsi="Visual Geez Unicode"/>
                <w:b/>
                <w:sz w:val="24"/>
                <w:szCs w:val="24"/>
              </w:rPr>
              <w:t>ስም/ Name :</w:t>
            </w:r>
            <w:r w:rsidRPr="004E0946">
              <w:rPr>
                <w:rFonts w:ascii="Visual Geez Unicode" w:hAnsi="Visual Geez Unicode"/>
                <w:sz w:val="24"/>
                <w:szCs w:val="24"/>
              </w:rPr>
              <w:t>__________________________</w:t>
            </w:r>
            <w:r w:rsidRPr="004E0946">
              <w:rPr>
                <w:rFonts w:ascii="Visual Geez Unicode" w:hAnsi="Visual Geez Unicode"/>
                <w:b/>
                <w:sz w:val="24"/>
                <w:szCs w:val="24"/>
              </w:rPr>
              <w:t xml:space="preserve"> ፊርማ/Signature:</w:t>
            </w:r>
            <w:r w:rsidRPr="004E0946">
              <w:rPr>
                <w:rFonts w:ascii="Visual Geez Unicode" w:hAnsi="Visual Geez Unicode"/>
                <w:sz w:val="24"/>
                <w:szCs w:val="24"/>
              </w:rPr>
              <w:t>______________</w:t>
            </w:r>
            <w:r w:rsidRPr="004E0946">
              <w:rPr>
                <w:rFonts w:ascii="Visual Geez Unicode" w:hAnsi="Visual Geez Unicode"/>
                <w:b/>
                <w:sz w:val="24"/>
                <w:szCs w:val="24"/>
              </w:rPr>
              <w:t xml:space="preserve">     ቀን/Date:</w:t>
            </w:r>
            <w:r w:rsidRPr="004E0946">
              <w:rPr>
                <w:rFonts w:ascii="Visual Geez Unicode" w:hAnsi="Visual Geez Unicode"/>
                <w:sz w:val="24"/>
                <w:szCs w:val="24"/>
              </w:rPr>
              <w:t>:______________</w:t>
            </w:r>
          </w:p>
        </w:tc>
      </w:tr>
      <w:tr w:rsidR="0036491A" w:rsidRPr="004E0946" w:rsidTr="002946FC">
        <w:trPr>
          <w:trHeight w:val="432"/>
          <w:jc w:val="center"/>
        </w:trPr>
        <w:tc>
          <w:tcPr>
            <w:tcW w:w="5000" w:type="pct"/>
            <w:gridSpan w:val="2"/>
            <w:shd w:val="clear" w:color="auto" w:fill="FFFFFF" w:themeFill="background1"/>
          </w:tcPr>
          <w:p w:rsidR="00CB59D0" w:rsidRPr="004E0946" w:rsidRDefault="00CB59D0" w:rsidP="00142F34">
            <w:pPr>
              <w:pStyle w:val="ListParagraph"/>
              <w:numPr>
                <w:ilvl w:val="0"/>
                <w:numId w:val="101"/>
              </w:numPr>
              <w:ind w:left="450" w:hanging="450"/>
              <w:rPr>
                <w:rFonts w:ascii="Visual Geez Unicode" w:hAnsi="Visual Geez Unicode"/>
                <w:sz w:val="24"/>
                <w:szCs w:val="24"/>
              </w:rPr>
            </w:pPr>
            <w:r w:rsidRPr="004E0946">
              <w:rPr>
                <w:rFonts w:ascii="Visual Geez Unicode" w:hAnsi="Visual Geez Unicode"/>
                <w:b/>
                <w:sz w:val="24"/>
                <w:szCs w:val="24"/>
              </w:rPr>
              <w:t xml:space="preserve"> የሰራተኛው እውቅና/Statement/Employee Acknowledgement/</w:t>
            </w:r>
          </w:p>
          <w:p w:rsidR="00CB59D0" w:rsidRPr="004E0946" w:rsidRDefault="00CB59D0" w:rsidP="002946FC">
            <w:pPr>
              <w:jc w:val="both"/>
              <w:rPr>
                <w:rFonts w:ascii="Visual Geez Unicode" w:eastAsia="MingLiU" w:hAnsi="Visual Geez Unicode" w:cs="Nyala"/>
                <w:sz w:val="24"/>
                <w:szCs w:val="24"/>
              </w:rPr>
            </w:pPr>
            <w:r w:rsidRPr="004E0946">
              <w:rPr>
                <w:rFonts w:ascii="Visual Geez Unicode" w:eastAsia="MingLiU" w:hAnsi="Visual Geez Unicode"/>
                <w:sz w:val="24"/>
                <w:szCs w:val="24"/>
              </w:rPr>
              <w:t>እኔ/</w:t>
            </w:r>
            <w:r w:rsidRPr="004E0946">
              <w:rPr>
                <w:rFonts w:ascii="Visual Geez Unicode" w:hAnsi="Visual Geez Unicode"/>
                <w:sz w:val="24"/>
                <w:szCs w:val="24"/>
              </w:rPr>
              <w:t xml:space="preserve">I__________________ </w:t>
            </w:r>
            <w:r w:rsidRPr="004E0946">
              <w:rPr>
                <w:rFonts w:ascii="Visual Geez Unicode" w:eastAsia="MingLiU" w:hAnsi="Visual Geez Unicode"/>
                <w:sz w:val="24"/>
                <w:szCs w:val="24"/>
              </w:rPr>
              <w:t xml:space="preserve">ከላይ የተገለፀውን የስራ መዘርዝር አንብቤ </w:t>
            </w:r>
            <w:r w:rsidRPr="004E0946">
              <w:rPr>
                <w:rFonts w:ascii="Visual Geez Unicode" w:eastAsia="MingLiU" w:hAnsi="Visual Geez Unicode" w:cs="Nyala"/>
                <w:sz w:val="24"/>
                <w:szCs w:val="24"/>
              </w:rPr>
              <w:t>ተረድቻለሁ፡፡</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ከዚህም</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በላይ</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ይህ</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መዘርዝር</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ስራው</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የሚጠይቀውን</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ተግባራት</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ሁሉ</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ሊተነትን</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ስለማይችል</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በማንኛውም</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ጊዜ</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አስፈላጊ</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የተባለ</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ሁሉ</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ተያያዥ</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ተግባራትን</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ለማከናወን</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ሀላፊነት</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የወሰድኩ</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መሆኔን</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አረጋግጣለሁ፡፡</w:t>
            </w:r>
          </w:p>
          <w:p w:rsidR="00CB59D0" w:rsidRPr="004E0946" w:rsidRDefault="00CB59D0" w:rsidP="002946FC">
            <w:pPr>
              <w:spacing w:line="240" w:lineRule="auto"/>
              <w:jc w:val="both"/>
              <w:rPr>
                <w:rFonts w:ascii="Visual Geez Unicode" w:eastAsia="MingLiU" w:hAnsi="Visual Geez Unicode"/>
                <w:sz w:val="24"/>
                <w:szCs w:val="24"/>
              </w:rPr>
            </w:pPr>
          </w:p>
          <w:p w:rsidR="00CB59D0" w:rsidRPr="004E0946" w:rsidRDefault="00CB59D0" w:rsidP="002946FC">
            <w:pPr>
              <w:jc w:val="both"/>
              <w:rPr>
                <w:rFonts w:ascii="Visual Geez Unicode" w:eastAsia="MingLiU" w:hAnsi="Visual Geez Unicode"/>
                <w:sz w:val="24"/>
                <w:szCs w:val="24"/>
              </w:rPr>
            </w:pPr>
            <w:r w:rsidRPr="004E0946">
              <w:rPr>
                <w:rFonts w:ascii="Visual Geez Unicode" w:eastAsia="MingLiU" w:hAnsi="Visual Geez Unicode" w:cs="Nyala"/>
                <w:sz w:val="24"/>
                <w:szCs w:val="24"/>
              </w:rPr>
              <w:t>ስም፡</w:t>
            </w:r>
            <w:r w:rsidRPr="004E0946">
              <w:rPr>
                <w:rFonts w:ascii="Visual Geez Unicode" w:eastAsia="MingLiU" w:hAnsi="Visual Geez Unicode"/>
                <w:sz w:val="24"/>
                <w:szCs w:val="24"/>
              </w:rPr>
              <w:t xml:space="preserve"> </w:t>
            </w:r>
            <w:r w:rsidRPr="004E0946">
              <w:rPr>
                <w:rFonts w:ascii="Visual Geez Unicode" w:hAnsi="Visual Geez Unicode"/>
                <w:sz w:val="24"/>
                <w:szCs w:val="24"/>
              </w:rPr>
              <w:t>____________________________________</w:t>
            </w:r>
            <w:r w:rsidRPr="004E0946">
              <w:rPr>
                <w:rFonts w:ascii="Visual Geez Unicode" w:eastAsia="MingLiU" w:hAnsi="Visual Geez Unicode" w:cs="Nyala"/>
                <w:sz w:val="24"/>
                <w:szCs w:val="24"/>
              </w:rPr>
              <w:t>ፊርማ</w:t>
            </w:r>
            <w:r w:rsidRPr="004E0946">
              <w:rPr>
                <w:rFonts w:ascii="Visual Geez Unicode" w:hAnsi="Visual Geez Unicode"/>
                <w:sz w:val="24"/>
                <w:szCs w:val="24"/>
              </w:rPr>
              <w:t>:______________</w:t>
            </w:r>
            <w:r w:rsidRPr="004E0946">
              <w:rPr>
                <w:rFonts w:ascii="Visual Geez Unicode" w:eastAsia="MingLiU" w:hAnsi="Visual Geez Unicode"/>
                <w:sz w:val="24"/>
                <w:szCs w:val="24"/>
              </w:rPr>
              <w:t xml:space="preserve">  </w:t>
            </w:r>
            <w:r w:rsidRPr="004E0946">
              <w:rPr>
                <w:rFonts w:ascii="Visual Geez Unicode" w:eastAsia="MingLiU" w:hAnsi="Visual Geez Unicode" w:cs="Nyala"/>
                <w:sz w:val="24"/>
                <w:szCs w:val="24"/>
              </w:rPr>
              <w:t>ቀን</w:t>
            </w:r>
            <w:r w:rsidRPr="004E0946">
              <w:rPr>
                <w:rFonts w:ascii="Visual Geez Unicode" w:hAnsi="Visual Geez Unicode"/>
                <w:sz w:val="24"/>
                <w:szCs w:val="24"/>
              </w:rPr>
              <w:t>:______________</w:t>
            </w:r>
          </w:p>
        </w:tc>
      </w:tr>
    </w:tbl>
    <w:p w:rsidR="00CB59D0" w:rsidRPr="0036491A" w:rsidRDefault="00CB59D0" w:rsidP="00CB59D0">
      <w:pPr>
        <w:rPr>
          <w:rFonts w:ascii="Times New Roman" w:hAnsi="Times New Roman"/>
          <w:sz w:val="24"/>
          <w:szCs w:val="24"/>
        </w:rPr>
      </w:pPr>
    </w:p>
    <w:p w:rsidR="00CB59D0" w:rsidRPr="0036491A" w:rsidRDefault="00CB59D0" w:rsidP="00CB59D0">
      <w:pPr>
        <w:pStyle w:val="Heading2"/>
        <w:spacing w:before="0" w:beforeAutospacing="0" w:after="0" w:afterAutospacing="0"/>
        <w:ind w:left="475"/>
        <w:rPr>
          <w:rFonts w:eastAsiaTheme="majorEastAsia"/>
          <w:sz w:val="28"/>
          <w:szCs w:val="28"/>
        </w:rPr>
      </w:pPr>
    </w:p>
    <w:p w:rsidR="00CB59D0" w:rsidRPr="0036491A" w:rsidRDefault="00CB59D0" w:rsidP="00CB59D0">
      <w:pPr>
        <w:pStyle w:val="Heading2"/>
        <w:spacing w:before="0" w:beforeAutospacing="0" w:after="0" w:afterAutospacing="0"/>
        <w:ind w:left="475"/>
        <w:rPr>
          <w:rFonts w:eastAsiaTheme="majorEastAsia"/>
          <w:sz w:val="28"/>
          <w:szCs w:val="28"/>
        </w:rPr>
      </w:pPr>
    </w:p>
    <w:bookmarkEnd w:id="55"/>
    <w:p w:rsidR="00916AFF" w:rsidRPr="0036491A" w:rsidRDefault="00916AFF"/>
    <w:sectPr w:rsidR="00916AFF" w:rsidRPr="00364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Nyala">
    <w:altName w:val="Times New Roman"/>
    <w:charset w:val="00"/>
    <w:family w:val="auto"/>
    <w:pitch w:val="variable"/>
    <w:sig w:usb0="A000006F" w:usb1="00000000" w:usb2="000008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sual Geez Unicode">
    <w:panose1 w:val="020B0604030504040204"/>
    <w:charset w:val="00"/>
    <w:family w:val="swiss"/>
    <w:pitch w:val="variable"/>
    <w:sig w:usb0="20000287" w:usb1="00000000" w:usb2="00000000" w:usb3="00000000" w:csb0="0000019F" w:csb1="00000000"/>
  </w:font>
  <w:font w:name="MingLiU">
    <w:altName w:val="Microsoft JhengHei"/>
    <w:panose1 w:val="02010609000101010101"/>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D7B"/>
    <w:multiLevelType w:val="multilevel"/>
    <w:tmpl w:val="F9780F82"/>
    <w:lvl w:ilvl="0">
      <w:start w:val="1"/>
      <w:numFmt w:val="decimal"/>
      <w:lvlText w:val="%1."/>
      <w:lvlJc w:val="left"/>
      <w:pPr>
        <w:ind w:left="600" w:hanging="600"/>
      </w:pPr>
      <w:rPr>
        <w:rFonts w:hint="default"/>
      </w:rPr>
    </w:lvl>
    <w:lvl w:ilvl="1">
      <w:start w:val="12"/>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F32639"/>
    <w:multiLevelType w:val="multilevel"/>
    <w:tmpl w:val="BDF4F336"/>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2285668"/>
    <w:multiLevelType w:val="multilevel"/>
    <w:tmpl w:val="38AA42A0"/>
    <w:lvl w:ilvl="0">
      <w:start w:val="1"/>
      <w:numFmt w:val="decimal"/>
      <w:lvlText w:val="%1."/>
      <w:lvlJc w:val="left"/>
      <w:pPr>
        <w:ind w:left="360" w:hanging="360"/>
      </w:pPr>
      <w:rPr>
        <w:rFonts w:ascii="Times New Roman" w:eastAsiaTheme="minorHAnsi" w:hAnsi="Times New Roman" w:cs="Times New Roman"/>
        <w:b/>
        <w:sz w:val="24"/>
      </w:rPr>
    </w:lvl>
    <w:lvl w:ilvl="1">
      <w:start w:val="1"/>
      <w:numFmt w:val="decimal"/>
      <w:isLgl/>
      <w:lvlText w:val="%1.%2"/>
      <w:lvlJc w:val="left"/>
      <w:pPr>
        <w:ind w:left="360" w:hanging="360"/>
      </w:pPr>
      <w:rPr>
        <w:rFonts w:hint="default"/>
        <w:b/>
        <w:sz w:val="24"/>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3" w15:restartNumberingAfterBreak="0">
    <w:nsid w:val="03F90619"/>
    <w:multiLevelType w:val="multilevel"/>
    <w:tmpl w:val="BD8C49C4"/>
    <w:lvl w:ilvl="0">
      <w:start w:val="1"/>
      <w:numFmt w:val="upperRoman"/>
      <w:lvlText w:val="%1."/>
      <w:lvlJc w:val="right"/>
      <w:pPr>
        <w:ind w:left="540" w:hanging="360"/>
      </w:pPr>
      <w:rPr>
        <w:b/>
      </w:rPr>
    </w:lvl>
    <w:lvl w:ilvl="1">
      <w:start w:val="14"/>
      <w:numFmt w:val="decimal"/>
      <w:isLgl/>
      <w:lvlText w:val="%1.%2."/>
      <w:lvlJc w:val="left"/>
      <w:pPr>
        <w:ind w:left="90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620" w:hanging="144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980" w:hanging="1800"/>
      </w:pPr>
      <w:rPr>
        <w:rFonts w:hint="default"/>
      </w:rPr>
    </w:lvl>
    <w:lvl w:ilvl="7">
      <w:start w:val="1"/>
      <w:numFmt w:val="decimal"/>
      <w:isLgl/>
      <w:lvlText w:val="%1.%2.%3.%4.%5.%6.%7.%8."/>
      <w:lvlJc w:val="left"/>
      <w:pPr>
        <w:ind w:left="2340" w:hanging="2160"/>
      </w:pPr>
      <w:rPr>
        <w:rFonts w:hint="default"/>
      </w:rPr>
    </w:lvl>
    <w:lvl w:ilvl="8">
      <w:start w:val="1"/>
      <w:numFmt w:val="decimal"/>
      <w:isLgl/>
      <w:lvlText w:val="%1.%2.%3.%4.%5.%6.%7.%8.%9."/>
      <w:lvlJc w:val="left"/>
      <w:pPr>
        <w:ind w:left="2340" w:hanging="2160"/>
      </w:pPr>
      <w:rPr>
        <w:rFonts w:hint="default"/>
      </w:rPr>
    </w:lvl>
  </w:abstractNum>
  <w:abstractNum w:abstractNumId="4" w15:restartNumberingAfterBreak="0">
    <w:nsid w:val="05331CFF"/>
    <w:multiLevelType w:val="multilevel"/>
    <w:tmpl w:val="F9F6DE84"/>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8292C8E"/>
    <w:multiLevelType w:val="hybridMultilevel"/>
    <w:tmpl w:val="B85ACBC4"/>
    <w:lvl w:ilvl="0" w:tplc="1CBA6904">
      <w:start w:val="1"/>
      <w:numFmt w:val="upperRoman"/>
      <w:lvlText w:val="%1."/>
      <w:lvlJc w:val="right"/>
      <w:pPr>
        <w:ind w:left="-1198" w:hanging="360"/>
      </w:pPr>
      <w:rPr>
        <w:b/>
      </w:rPr>
    </w:lvl>
    <w:lvl w:ilvl="1" w:tplc="04090019" w:tentative="1">
      <w:start w:val="1"/>
      <w:numFmt w:val="lowerLetter"/>
      <w:lvlText w:val="%2."/>
      <w:lvlJc w:val="left"/>
      <w:pPr>
        <w:ind w:left="-478" w:hanging="360"/>
      </w:pPr>
    </w:lvl>
    <w:lvl w:ilvl="2" w:tplc="0409001B" w:tentative="1">
      <w:start w:val="1"/>
      <w:numFmt w:val="lowerRoman"/>
      <w:lvlText w:val="%3."/>
      <w:lvlJc w:val="right"/>
      <w:pPr>
        <w:ind w:left="242" w:hanging="180"/>
      </w:pPr>
    </w:lvl>
    <w:lvl w:ilvl="3" w:tplc="0409000F" w:tentative="1">
      <w:start w:val="1"/>
      <w:numFmt w:val="decimal"/>
      <w:lvlText w:val="%4."/>
      <w:lvlJc w:val="left"/>
      <w:pPr>
        <w:ind w:left="962" w:hanging="360"/>
      </w:pPr>
    </w:lvl>
    <w:lvl w:ilvl="4" w:tplc="04090019" w:tentative="1">
      <w:start w:val="1"/>
      <w:numFmt w:val="lowerLetter"/>
      <w:lvlText w:val="%5."/>
      <w:lvlJc w:val="left"/>
      <w:pPr>
        <w:ind w:left="1682" w:hanging="360"/>
      </w:pPr>
    </w:lvl>
    <w:lvl w:ilvl="5" w:tplc="0409001B" w:tentative="1">
      <w:start w:val="1"/>
      <w:numFmt w:val="lowerRoman"/>
      <w:lvlText w:val="%6."/>
      <w:lvlJc w:val="right"/>
      <w:pPr>
        <w:ind w:left="2402" w:hanging="180"/>
      </w:pPr>
    </w:lvl>
    <w:lvl w:ilvl="6" w:tplc="0409000F" w:tentative="1">
      <w:start w:val="1"/>
      <w:numFmt w:val="decimal"/>
      <w:lvlText w:val="%7."/>
      <w:lvlJc w:val="left"/>
      <w:pPr>
        <w:ind w:left="3122" w:hanging="360"/>
      </w:pPr>
    </w:lvl>
    <w:lvl w:ilvl="7" w:tplc="04090019" w:tentative="1">
      <w:start w:val="1"/>
      <w:numFmt w:val="lowerLetter"/>
      <w:lvlText w:val="%8."/>
      <w:lvlJc w:val="left"/>
      <w:pPr>
        <w:ind w:left="3842" w:hanging="360"/>
      </w:pPr>
    </w:lvl>
    <w:lvl w:ilvl="8" w:tplc="0409001B" w:tentative="1">
      <w:start w:val="1"/>
      <w:numFmt w:val="lowerRoman"/>
      <w:lvlText w:val="%9."/>
      <w:lvlJc w:val="right"/>
      <w:pPr>
        <w:ind w:left="4562" w:hanging="180"/>
      </w:pPr>
    </w:lvl>
  </w:abstractNum>
  <w:abstractNum w:abstractNumId="6" w15:restartNumberingAfterBreak="0">
    <w:nsid w:val="0B8524E4"/>
    <w:multiLevelType w:val="multilevel"/>
    <w:tmpl w:val="44980090"/>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BBB3D9D"/>
    <w:multiLevelType w:val="multilevel"/>
    <w:tmpl w:val="E02809BE"/>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BD342CD"/>
    <w:multiLevelType w:val="multilevel"/>
    <w:tmpl w:val="0E728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CA965B0"/>
    <w:multiLevelType w:val="multilevel"/>
    <w:tmpl w:val="7FA6749C"/>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E0F05B7"/>
    <w:multiLevelType w:val="hybridMultilevel"/>
    <w:tmpl w:val="DCE4BFB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921D0"/>
    <w:multiLevelType w:val="multilevel"/>
    <w:tmpl w:val="06A062A8"/>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0E7F5163"/>
    <w:multiLevelType w:val="hybridMultilevel"/>
    <w:tmpl w:val="8B2E0240"/>
    <w:lvl w:ilvl="0" w:tplc="C2802F4C">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C4582B"/>
    <w:multiLevelType w:val="multilevel"/>
    <w:tmpl w:val="3DBCDE5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2D65AD6"/>
    <w:multiLevelType w:val="multilevel"/>
    <w:tmpl w:val="A666215A"/>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13FF6066"/>
    <w:multiLevelType w:val="multilevel"/>
    <w:tmpl w:val="B51C86A0"/>
    <w:lvl w:ilvl="0">
      <w:start w:val="1"/>
      <w:numFmt w:val="upperRoman"/>
      <w:lvlText w:val="%1."/>
      <w:lvlJc w:val="right"/>
      <w:pPr>
        <w:ind w:left="720" w:hanging="360"/>
      </w:pPr>
      <w:rPr>
        <w:rFonts w:hint="default"/>
        <w:b/>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14F1109D"/>
    <w:multiLevelType w:val="multilevel"/>
    <w:tmpl w:val="E9C480F0"/>
    <w:lvl w:ilvl="0">
      <w:start w:val="1"/>
      <w:numFmt w:val="decimal"/>
      <w:lvlText w:val="%1"/>
      <w:lvlJc w:val="left"/>
      <w:pPr>
        <w:ind w:left="360" w:hanging="360"/>
      </w:pPr>
    </w:lvl>
    <w:lvl w:ilvl="1">
      <w:start w:val="1"/>
      <w:numFmt w:val="decimal"/>
      <w:lvlText w:val="%1.%2"/>
      <w:lvlJc w:val="left"/>
      <w:pPr>
        <w:ind w:left="1800" w:hanging="360"/>
      </w:pPr>
      <w:rPr>
        <w:b/>
      </w:r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3320" w:hanging="1800"/>
      </w:pPr>
    </w:lvl>
  </w:abstractNum>
  <w:abstractNum w:abstractNumId="17" w15:restartNumberingAfterBreak="0">
    <w:nsid w:val="152F4FAF"/>
    <w:multiLevelType w:val="multilevel"/>
    <w:tmpl w:val="E02809BE"/>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5EC3F86"/>
    <w:multiLevelType w:val="multilevel"/>
    <w:tmpl w:val="858CC3E0"/>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16296143"/>
    <w:multiLevelType w:val="multilevel"/>
    <w:tmpl w:val="58F4DA36"/>
    <w:lvl w:ilvl="0">
      <w:start w:val="1"/>
      <w:numFmt w:val="bullet"/>
      <w:lvlText w:val=""/>
      <w:lvlJc w:val="left"/>
      <w:pPr>
        <w:ind w:left="720" w:hanging="360"/>
      </w:pPr>
      <w:rPr>
        <w:rFonts w:ascii="Symbol" w:hAnsi="Symbol" w:hint="default"/>
        <w:b/>
      </w:r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16851243"/>
    <w:multiLevelType w:val="multilevel"/>
    <w:tmpl w:val="FA461D08"/>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6DF28B1"/>
    <w:multiLevelType w:val="multilevel"/>
    <w:tmpl w:val="DD4078DC"/>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721752F"/>
    <w:multiLevelType w:val="hybridMultilevel"/>
    <w:tmpl w:val="ED267B5A"/>
    <w:lvl w:ilvl="0" w:tplc="F41A15A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996C82"/>
    <w:multiLevelType w:val="multilevel"/>
    <w:tmpl w:val="F6605F80"/>
    <w:lvl w:ilvl="0">
      <w:start w:val="1"/>
      <w:numFmt w:val="decimal"/>
      <w:lvlText w:val="%1."/>
      <w:lvlJc w:val="left"/>
      <w:pPr>
        <w:ind w:left="360" w:hanging="360"/>
      </w:pPr>
      <w:rPr>
        <w:rFonts w:ascii="Times New Roman" w:eastAsiaTheme="minorHAnsi" w:hAnsi="Times New Roman" w:cs="Times New Roman"/>
        <w:b/>
        <w:sz w:val="24"/>
      </w:rPr>
    </w:lvl>
    <w:lvl w:ilvl="1">
      <w:start w:val="1"/>
      <w:numFmt w:val="decimal"/>
      <w:isLgl/>
      <w:lvlText w:val="%1.%2"/>
      <w:lvlJc w:val="left"/>
      <w:pPr>
        <w:ind w:left="360" w:hanging="360"/>
      </w:pPr>
      <w:rPr>
        <w:rFonts w:hint="default"/>
        <w:b/>
        <w:sz w:val="24"/>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24" w15:restartNumberingAfterBreak="0">
    <w:nsid w:val="17D61111"/>
    <w:multiLevelType w:val="multilevel"/>
    <w:tmpl w:val="C264294E"/>
    <w:lvl w:ilvl="0">
      <w:start w:val="1"/>
      <w:numFmt w:val="decimal"/>
      <w:lvlText w:val="%1"/>
      <w:lvlJc w:val="left"/>
      <w:pPr>
        <w:ind w:left="360" w:hanging="360"/>
      </w:pPr>
      <w:rPr>
        <w:rFonts w:ascii="Times New Roman" w:eastAsiaTheme="minorHAnsi" w:hAnsi="Times New Roman" w:cs="Times New Roman"/>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8C45A9B"/>
    <w:multiLevelType w:val="multilevel"/>
    <w:tmpl w:val="A81CD2CA"/>
    <w:lvl w:ilvl="0">
      <w:start w:val="1"/>
      <w:numFmt w:val="upperRoman"/>
      <w:lvlText w:val="%1."/>
      <w:lvlJc w:val="right"/>
      <w:pPr>
        <w:ind w:left="720" w:hanging="360"/>
      </w:pPr>
      <w:rPr>
        <w:b/>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18F6585B"/>
    <w:multiLevelType w:val="multilevel"/>
    <w:tmpl w:val="07C6AD90"/>
    <w:lvl w:ilvl="0">
      <w:start w:val="1"/>
      <w:numFmt w:val="upperRoman"/>
      <w:lvlText w:val="%1."/>
      <w:lvlJc w:val="right"/>
      <w:pPr>
        <w:ind w:left="720" w:hanging="360"/>
      </w:pPr>
      <w:rPr>
        <w:b/>
      </w:rPr>
    </w:lvl>
    <w:lvl w:ilvl="1">
      <w:start w:val="1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194D5C60"/>
    <w:multiLevelType w:val="multilevel"/>
    <w:tmpl w:val="F27038D8"/>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1C510743"/>
    <w:multiLevelType w:val="multilevel"/>
    <w:tmpl w:val="F39410C0"/>
    <w:lvl w:ilvl="0">
      <w:start w:val="1"/>
      <w:numFmt w:val="decimal"/>
      <w:lvlText w:val="%1."/>
      <w:lvlJc w:val="left"/>
      <w:pPr>
        <w:ind w:left="720" w:hanging="360"/>
      </w:pPr>
      <w:rPr>
        <w:rFonts w:ascii="Times New Roman" w:eastAsiaTheme="minorEastAsia" w:hAnsi="Times New Roman" w:cs="Times New Roman"/>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1D0E5B37"/>
    <w:multiLevelType w:val="multilevel"/>
    <w:tmpl w:val="F7BEB79A"/>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1E0B3D74"/>
    <w:multiLevelType w:val="multilevel"/>
    <w:tmpl w:val="227AF4B4"/>
    <w:lvl w:ilvl="0">
      <w:start w:val="1"/>
      <w:numFmt w:val="upperRoman"/>
      <w:lvlText w:val="%1."/>
      <w:lvlJc w:val="left"/>
      <w:pPr>
        <w:ind w:left="1080" w:hanging="72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1F1349FF"/>
    <w:multiLevelType w:val="multilevel"/>
    <w:tmpl w:val="0DCE01B2"/>
    <w:lvl w:ilvl="0">
      <w:start w:val="1"/>
      <w:numFmt w:val="upperRoman"/>
      <w:lvlText w:val="%1."/>
      <w:lvlJc w:val="right"/>
      <w:pPr>
        <w:ind w:left="720" w:hanging="360"/>
      </w:pPr>
      <w:rPr>
        <w:rFonts w:hint="default"/>
        <w:b/>
      </w:rPr>
    </w:lvl>
    <w:lvl w:ilvl="1">
      <w:start w:val="15"/>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204478CF"/>
    <w:multiLevelType w:val="hybridMultilevel"/>
    <w:tmpl w:val="FAF0583C"/>
    <w:lvl w:ilvl="0" w:tplc="8D022322">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0DA0BE2"/>
    <w:multiLevelType w:val="multilevel"/>
    <w:tmpl w:val="3E1C3A98"/>
    <w:lvl w:ilvl="0">
      <w:start w:val="1"/>
      <w:numFmt w:val="upperRoman"/>
      <w:lvlText w:val="%1."/>
      <w:lvlJc w:val="right"/>
      <w:pPr>
        <w:ind w:left="720" w:hanging="360"/>
      </w:pPr>
      <w:rPr>
        <w:rFonts w:hint="default"/>
        <w:b/>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219F0851"/>
    <w:multiLevelType w:val="multilevel"/>
    <w:tmpl w:val="E19233E2"/>
    <w:lvl w:ilvl="0">
      <w:start w:val="1"/>
      <w:numFmt w:val="upperRoman"/>
      <w:lvlText w:val="%1."/>
      <w:lvlJc w:val="right"/>
      <w:pPr>
        <w:ind w:left="720" w:hanging="360"/>
      </w:pPr>
      <w:rPr>
        <w:b/>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23F65F1D"/>
    <w:multiLevelType w:val="multilevel"/>
    <w:tmpl w:val="DFCC548C"/>
    <w:lvl w:ilvl="0">
      <w:start w:val="1"/>
      <w:numFmt w:val="upperRoman"/>
      <w:lvlText w:val="%1."/>
      <w:lvlJc w:val="right"/>
      <w:pPr>
        <w:ind w:left="720" w:hanging="360"/>
      </w:pPr>
      <w:rPr>
        <w:b/>
      </w:r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28E16B8C"/>
    <w:multiLevelType w:val="multilevel"/>
    <w:tmpl w:val="3C2CBD5E"/>
    <w:lvl w:ilvl="0">
      <w:start w:val="1"/>
      <w:numFmt w:val="upperRoman"/>
      <w:lvlText w:val="%1."/>
      <w:lvlJc w:val="left"/>
      <w:pPr>
        <w:ind w:left="1080" w:hanging="720"/>
      </w:pPr>
      <w:rPr>
        <w:rFonts w:hint="default"/>
        <w:b/>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2CB728EB"/>
    <w:multiLevelType w:val="hybridMultilevel"/>
    <w:tmpl w:val="02C23AE2"/>
    <w:lvl w:ilvl="0" w:tplc="31F01FCC">
      <w:start w:val="6"/>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DF0FBC"/>
    <w:multiLevelType w:val="multilevel"/>
    <w:tmpl w:val="7CEABABE"/>
    <w:lvl w:ilvl="0">
      <w:start w:val="1"/>
      <w:numFmt w:val="upperRoman"/>
      <w:lvlText w:val="%1."/>
      <w:lvlJc w:val="left"/>
      <w:pPr>
        <w:ind w:left="1080" w:hanging="720"/>
      </w:pPr>
      <w:rPr>
        <w:rFonts w:hint="default"/>
        <w:b/>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2FC139DB"/>
    <w:multiLevelType w:val="multilevel"/>
    <w:tmpl w:val="19A42540"/>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01F5BD4"/>
    <w:multiLevelType w:val="multilevel"/>
    <w:tmpl w:val="52D64E16"/>
    <w:lvl w:ilvl="0">
      <w:start w:val="1"/>
      <w:numFmt w:val="upperRoman"/>
      <w:lvlText w:val="%1."/>
      <w:lvlJc w:val="right"/>
      <w:pPr>
        <w:ind w:left="720" w:hanging="360"/>
      </w:pPr>
      <w:rPr>
        <w:rFonts w:hint="default"/>
        <w:b/>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303F1228"/>
    <w:multiLevelType w:val="multilevel"/>
    <w:tmpl w:val="F39410C0"/>
    <w:lvl w:ilvl="0">
      <w:start w:val="1"/>
      <w:numFmt w:val="decimal"/>
      <w:lvlText w:val="%1."/>
      <w:lvlJc w:val="left"/>
      <w:pPr>
        <w:ind w:left="720" w:hanging="360"/>
      </w:pPr>
      <w:rPr>
        <w:rFonts w:ascii="Times New Roman" w:eastAsiaTheme="minorEastAsia" w:hAnsi="Times New Roman" w:cs="Times New Roman"/>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317503E0"/>
    <w:multiLevelType w:val="hybridMultilevel"/>
    <w:tmpl w:val="B5DA04B2"/>
    <w:lvl w:ilvl="0" w:tplc="CD78ED68">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2A92E15"/>
    <w:multiLevelType w:val="multilevel"/>
    <w:tmpl w:val="D96491E6"/>
    <w:lvl w:ilvl="0">
      <w:start w:val="1"/>
      <w:numFmt w:val="decimal"/>
      <w:lvlText w:val="%1."/>
      <w:lvlJc w:val="left"/>
      <w:pPr>
        <w:ind w:left="12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14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580" w:hanging="1440"/>
      </w:pPr>
      <w:rPr>
        <w:rFonts w:hint="default"/>
      </w:rPr>
    </w:lvl>
    <w:lvl w:ilvl="7">
      <w:start w:val="1"/>
      <w:numFmt w:val="decimal"/>
      <w:isLgl/>
      <w:lvlText w:val="%1.%2.%3.%4.%5.%6.%7.%8"/>
      <w:lvlJc w:val="left"/>
      <w:pPr>
        <w:ind w:left="6120" w:hanging="1440"/>
      </w:pPr>
      <w:rPr>
        <w:rFonts w:hint="default"/>
      </w:rPr>
    </w:lvl>
    <w:lvl w:ilvl="8">
      <w:start w:val="1"/>
      <w:numFmt w:val="decimal"/>
      <w:isLgl/>
      <w:lvlText w:val="%1.%2.%3.%4.%5.%6.%7.%8.%9"/>
      <w:lvlJc w:val="left"/>
      <w:pPr>
        <w:ind w:left="7020" w:hanging="1800"/>
      </w:pPr>
      <w:rPr>
        <w:rFonts w:hint="default"/>
      </w:rPr>
    </w:lvl>
  </w:abstractNum>
  <w:abstractNum w:abstractNumId="44" w15:restartNumberingAfterBreak="0">
    <w:nsid w:val="32E94C9C"/>
    <w:multiLevelType w:val="hybridMultilevel"/>
    <w:tmpl w:val="C6A099B4"/>
    <w:lvl w:ilvl="0" w:tplc="1436DBA2">
      <w:start w:val="1"/>
      <w:numFmt w:val="upperRoman"/>
      <w:lvlText w:val="%1."/>
      <w:lvlJc w:val="left"/>
      <w:pPr>
        <w:ind w:left="1080" w:hanging="720"/>
      </w:pPr>
      <w:rPr>
        <w:rFonts w:ascii="Nyala" w:hAnsi="Nyal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40A1ACF"/>
    <w:multiLevelType w:val="multilevel"/>
    <w:tmpl w:val="F6605F80"/>
    <w:lvl w:ilvl="0">
      <w:start w:val="1"/>
      <w:numFmt w:val="decimal"/>
      <w:lvlText w:val="%1."/>
      <w:lvlJc w:val="left"/>
      <w:pPr>
        <w:ind w:left="360" w:hanging="360"/>
      </w:pPr>
      <w:rPr>
        <w:rFonts w:ascii="Times New Roman" w:eastAsiaTheme="minorHAnsi" w:hAnsi="Times New Roman" w:cs="Times New Roman"/>
        <w:b/>
        <w:sz w:val="24"/>
      </w:rPr>
    </w:lvl>
    <w:lvl w:ilvl="1">
      <w:start w:val="1"/>
      <w:numFmt w:val="decimal"/>
      <w:isLgl/>
      <w:lvlText w:val="%1.%2"/>
      <w:lvlJc w:val="left"/>
      <w:pPr>
        <w:ind w:left="360" w:hanging="360"/>
      </w:pPr>
      <w:rPr>
        <w:rFonts w:hint="default"/>
        <w:b/>
        <w:sz w:val="24"/>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46" w15:restartNumberingAfterBreak="0">
    <w:nsid w:val="34D460E4"/>
    <w:multiLevelType w:val="multilevel"/>
    <w:tmpl w:val="0008B4B8"/>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351A603A"/>
    <w:multiLevelType w:val="multilevel"/>
    <w:tmpl w:val="A1E8C0F8"/>
    <w:lvl w:ilvl="0">
      <w:start w:val="1"/>
      <w:numFmt w:val="upperRoman"/>
      <w:lvlText w:val="%1."/>
      <w:lvlJc w:val="left"/>
      <w:pPr>
        <w:ind w:left="1080" w:hanging="720"/>
      </w:pPr>
      <w:rPr>
        <w:rFonts w:hint="default"/>
        <w:b/>
      </w:rPr>
    </w:lvl>
    <w:lvl w:ilvl="1">
      <w:start w:val="1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35F40596"/>
    <w:multiLevelType w:val="multilevel"/>
    <w:tmpl w:val="DA825308"/>
    <w:lvl w:ilvl="0">
      <w:start w:val="1"/>
      <w:numFmt w:val="upperRoman"/>
      <w:lvlText w:val="%1."/>
      <w:lvlJc w:val="left"/>
      <w:pPr>
        <w:ind w:left="1080" w:hanging="720"/>
      </w:pPr>
      <w:rPr>
        <w:rFonts w:hint="default"/>
        <w:b/>
      </w:rPr>
    </w:lvl>
    <w:lvl w:ilvl="1">
      <w:start w:val="2"/>
      <w:numFmt w:val="decimal"/>
      <w:isLgl/>
      <w:lvlText w:val="%1.%2."/>
      <w:lvlJc w:val="left"/>
      <w:pPr>
        <w:ind w:left="2100" w:hanging="1380"/>
      </w:pPr>
      <w:rPr>
        <w:rFonts w:hint="default"/>
      </w:rPr>
    </w:lvl>
    <w:lvl w:ilvl="2">
      <w:start w:val="5"/>
      <w:numFmt w:val="decimal"/>
      <w:isLgl/>
      <w:lvlText w:val="%1.%2.%3."/>
      <w:lvlJc w:val="left"/>
      <w:pPr>
        <w:ind w:left="2460" w:hanging="1380"/>
      </w:pPr>
      <w:rPr>
        <w:rFonts w:hint="default"/>
      </w:rPr>
    </w:lvl>
    <w:lvl w:ilvl="3">
      <w:start w:val="11"/>
      <w:numFmt w:val="decimal"/>
      <w:isLgl/>
      <w:lvlText w:val="%1.%2.%3.%4."/>
      <w:lvlJc w:val="left"/>
      <w:pPr>
        <w:ind w:left="2820" w:hanging="1380"/>
      </w:pPr>
      <w:rPr>
        <w:rFonts w:hint="default"/>
      </w:rPr>
    </w:lvl>
    <w:lvl w:ilvl="4">
      <w:start w:val="4"/>
      <w:numFmt w:val="decimal"/>
      <w:isLgl/>
      <w:lvlText w:val="%1.%2.%3.%4.%5."/>
      <w:lvlJc w:val="left"/>
      <w:pPr>
        <w:ind w:left="3180" w:hanging="1380"/>
      </w:pPr>
      <w:rPr>
        <w:rFonts w:hint="default"/>
      </w:rPr>
    </w:lvl>
    <w:lvl w:ilvl="5">
      <w:start w:val="2"/>
      <w:numFmt w:val="decimal"/>
      <w:isLgl/>
      <w:lvlText w:val="%1.%2.%3.%4.%5.%6."/>
      <w:lvlJc w:val="left"/>
      <w:pPr>
        <w:ind w:left="3540" w:hanging="13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9" w15:restartNumberingAfterBreak="0">
    <w:nsid w:val="36C304B6"/>
    <w:multiLevelType w:val="multilevel"/>
    <w:tmpl w:val="9FA609D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36CD15FF"/>
    <w:multiLevelType w:val="multilevel"/>
    <w:tmpl w:val="9D86923C"/>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51" w15:restartNumberingAfterBreak="0">
    <w:nsid w:val="39193081"/>
    <w:multiLevelType w:val="multilevel"/>
    <w:tmpl w:val="92D80500"/>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91E667F"/>
    <w:multiLevelType w:val="multilevel"/>
    <w:tmpl w:val="F39410C0"/>
    <w:lvl w:ilvl="0">
      <w:start w:val="1"/>
      <w:numFmt w:val="decimal"/>
      <w:lvlText w:val="%1."/>
      <w:lvlJc w:val="left"/>
      <w:pPr>
        <w:ind w:left="720" w:hanging="360"/>
      </w:pPr>
      <w:rPr>
        <w:rFonts w:ascii="Times New Roman" w:eastAsiaTheme="minorEastAsia" w:hAnsi="Times New Roman" w:cs="Times New Roman"/>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3CC807E9"/>
    <w:multiLevelType w:val="multilevel"/>
    <w:tmpl w:val="ECFE5724"/>
    <w:lvl w:ilvl="0">
      <w:start w:val="1"/>
      <w:numFmt w:val="decimal"/>
      <w:lvlText w:val="%1."/>
      <w:lvlJc w:val="left"/>
      <w:pPr>
        <w:ind w:left="360" w:hanging="360"/>
      </w:pPr>
      <w:rPr>
        <w:rFonts w:ascii="Times New Roman" w:eastAsiaTheme="minorHAnsi" w:hAnsi="Times New Roman" w:cs="Times New Roman" w:hint="default"/>
        <w:b/>
        <w:sz w:val="24"/>
      </w:rPr>
    </w:lvl>
    <w:lvl w:ilvl="1">
      <w:start w:val="3"/>
      <w:numFmt w:val="decimal"/>
      <w:isLgl/>
      <w:lvlText w:val="%1.%2"/>
      <w:lvlJc w:val="left"/>
      <w:pPr>
        <w:ind w:left="360" w:hanging="360"/>
      </w:pPr>
      <w:rPr>
        <w:rFonts w:hint="default"/>
        <w:b/>
        <w:sz w:val="24"/>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54" w15:restartNumberingAfterBreak="0">
    <w:nsid w:val="3EB73A22"/>
    <w:multiLevelType w:val="multilevel"/>
    <w:tmpl w:val="6FD4A268"/>
    <w:lvl w:ilvl="0">
      <w:start w:val="1"/>
      <w:numFmt w:val="decimal"/>
      <w:lvlText w:val="%1."/>
      <w:lvlJc w:val="left"/>
      <w:pPr>
        <w:ind w:left="720" w:hanging="360"/>
      </w:pPr>
      <w:rPr>
        <w:rFonts w:ascii="Times New Roman" w:eastAsiaTheme="minorEastAsia" w:hAnsi="Times New Roman" w:cs="Times New Roman"/>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3F474A46"/>
    <w:multiLevelType w:val="multilevel"/>
    <w:tmpl w:val="7D28F8C0"/>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3FEE45DF"/>
    <w:multiLevelType w:val="hybridMultilevel"/>
    <w:tmpl w:val="0D224232"/>
    <w:lvl w:ilvl="0" w:tplc="0809000F">
      <w:start w:val="1"/>
      <w:numFmt w:val="decimal"/>
      <w:lvlText w:val="%1."/>
      <w:lvlJc w:val="lef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7" w15:restartNumberingAfterBreak="0">
    <w:nsid w:val="433745E5"/>
    <w:multiLevelType w:val="multilevel"/>
    <w:tmpl w:val="7CEABABE"/>
    <w:lvl w:ilvl="0">
      <w:start w:val="1"/>
      <w:numFmt w:val="upperRoman"/>
      <w:lvlText w:val="%1."/>
      <w:lvlJc w:val="left"/>
      <w:pPr>
        <w:ind w:left="1080" w:hanging="720"/>
      </w:pPr>
      <w:rPr>
        <w:rFonts w:hint="default"/>
        <w:b/>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450F0F35"/>
    <w:multiLevelType w:val="multilevel"/>
    <w:tmpl w:val="7FA6749C"/>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465977F2"/>
    <w:multiLevelType w:val="multilevel"/>
    <w:tmpl w:val="0E728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47501ED4"/>
    <w:multiLevelType w:val="multilevel"/>
    <w:tmpl w:val="8D5444D8"/>
    <w:lvl w:ilvl="0">
      <w:start w:val="1"/>
      <w:numFmt w:val="decimal"/>
      <w:lvlText w:val="%1."/>
      <w:lvlJc w:val="left"/>
      <w:pPr>
        <w:ind w:left="1440" w:hanging="360"/>
      </w:pPr>
      <w:rPr>
        <w:rFonts w:hint="default"/>
        <w:b/>
        <w:sz w:val="24"/>
      </w:rPr>
    </w:lvl>
    <w:lvl w:ilvl="1">
      <w:start w:val="3"/>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61" w15:restartNumberingAfterBreak="0">
    <w:nsid w:val="49CD7DFD"/>
    <w:multiLevelType w:val="multilevel"/>
    <w:tmpl w:val="327E743E"/>
    <w:lvl w:ilvl="0">
      <w:start w:val="2"/>
      <w:numFmt w:val="decimal"/>
      <w:lvlText w:val="%1."/>
      <w:lvlJc w:val="left"/>
      <w:pPr>
        <w:ind w:left="720" w:hanging="360"/>
      </w:pPr>
      <w:rPr>
        <w:rFonts w:hint="default"/>
        <w:b/>
      </w:rPr>
    </w:lvl>
    <w:lvl w:ilvl="1">
      <w:start w:val="4"/>
      <w:numFmt w:val="decimal"/>
      <w:isLgl/>
      <w:lvlText w:val="%1.%2"/>
      <w:lvlJc w:val="left"/>
      <w:pPr>
        <w:ind w:left="1320" w:hanging="960"/>
      </w:pPr>
      <w:rPr>
        <w:rFonts w:hint="default"/>
      </w:rPr>
    </w:lvl>
    <w:lvl w:ilvl="2">
      <w:start w:val="6"/>
      <w:numFmt w:val="decimal"/>
      <w:isLgl/>
      <w:lvlText w:val="%1.%2.%3"/>
      <w:lvlJc w:val="left"/>
      <w:pPr>
        <w:ind w:left="1320" w:hanging="960"/>
      </w:pPr>
      <w:rPr>
        <w:rFonts w:hint="default"/>
      </w:rPr>
    </w:lvl>
    <w:lvl w:ilvl="3">
      <w:start w:val="20"/>
      <w:numFmt w:val="decimal"/>
      <w:isLgl/>
      <w:lvlText w:val="%1.%2.%3.%4"/>
      <w:lvlJc w:val="left"/>
      <w:pPr>
        <w:ind w:left="1320" w:hanging="960"/>
      </w:pPr>
      <w:rPr>
        <w:rFonts w:hint="default"/>
      </w:rPr>
    </w:lvl>
    <w:lvl w:ilvl="4">
      <w:start w:val="3"/>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4A421810"/>
    <w:multiLevelType w:val="multilevel"/>
    <w:tmpl w:val="5BA4FD16"/>
    <w:lvl w:ilvl="0">
      <w:start w:val="1"/>
      <w:numFmt w:val="upperRoman"/>
      <w:lvlText w:val="%1."/>
      <w:lvlJc w:val="right"/>
      <w:pPr>
        <w:ind w:left="720" w:hanging="360"/>
      </w:pPr>
      <w:rPr>
        <w:rFonts w:hint="default"/>
        <w:b/>
      </w:r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4B2F7C43"/>
    <w:multiLevelType w:val="multilevel"/>
    <w:tmpl w:val="AD5C58DC"/>
    <w:lvl w:ilvl="0">
      <w:start w:val="1"/>
      <w:numFmt w:val="upperRoman"/>
      <w:lvlText w:val="%1."/>
      <w:lvlJc w:val="left"/>
      <w:pPr>
        <w:ind w:left="1080" w:hanging="720"/>
      </w:pPr>
      <w:rPr>
        <w:rFonts w:hint="default"/>
        <w:b/>
      </w:rPr>
    </w:lvl>
    <w:lvl w:ilvl="1">
      <w:start w:val="2"/>
      <w:numFmt w:val="decimal"/>
      <w:isLgl/>
      <w:lvlText w:val="%1.%2."/>
      <w:lvlJc w:val="left"/>
      <w:pPr>
        <w:ind w:left="1884" w:hanging="1200"/>
      </w:pPr>
      <w:rPr>
        <w:rFonts w:hint="default"/>
      </w:rPr>
    </w:lvl>
    <w:lvl w:ilvl="2">
      <w:start w:val="5"/>
      <w:numFmt w:val="decimal"/>
      <w:isLgl/>
      <w:lvlText w:val="%1.%2.%3."/>
      <w:lvlJc w:val="left"/>
      <w:pPr>
        <w:ind w:left="2208" w:hanging="1200"/>
      </w:pPr>
      <w:rPr>
        <w:rFonts w:hint="default"/>
      </w:rPr>
    </w:lvl>
    <w:lvl w:ilvl="3">
      <w:start w:val="11"/>
      <w:numFmt w:val="decimal"/>
      <w:isLgl/>
      <w:lvlText w:val="%1.%2.%3.%4."/>
      <w:lvlJc w:val="left"/>
      <w:pPr>
        <w:ind w:left="2532" w:hanging="1200"/>
      </w:pPr>
      <w:rPr>
        <w:rFonts w:hint="default"/>
      </w:rPr>
    </w:lvl>
    <w:lvl w:ilvl="4">
      <w:start w:val="5"/>
      <w:numFmt w:val="decimal"/>
      <w:isLgl/>
      <w:lvlText w:val="%1.%2.%3.%4.%5."/>
      <w:lvlJc w:val="left"/>
      <w:pPr>
        <w:ind w:left="2856" w:hanging="1200"/>
      </w:pPr>
      <w:rPr>
        <w:rFonts w:hint="default"/>
      </w:rPr>
    </w:lvl>
    <w:lvl w:ilvl="5">
      <w:start w:val="3"/>
      <w:numFmt w:val="decimal"/>
      <w:isLgl/>
      <w:lvlText w:val="%1.%2.%3.%4.%5.%6."/>
      <w:lvlJc w:val="left"/>
      <w:pPr>
        <w:ind w:left="3180" w:hanging="1200"/>
      </w:pPr>
      <w:rPr>
        <w:rFonts w:hint="default"/>
      </w:rPr>
    </w:lvl>
    <w:lvl w:ilvl="6">
      <w:start w:val="1"/>
      <w:numFmt w:val="decimal"/>
      <w:isLgl/>
      <w:lvlText w:val="%1.%2.%3.%4.%5.%6.%7."/>
      <w:lvlJc w:val="left"/>
      <w:pPr>
        <w:ind w:left="3744" w:hanging="1440"/>
      </w:pPr>
      <w:rPr>
        <w:rFonts w:hint="default"/>
      </w:rPr>
    </w:lvl>
    <w:lvl w:ilvl="7">
      <w:start w:val="1"/>
      <w:numFmt w:val="decimal"/>
      <w:isLgl/>
      <w:lvlText w:val="%1.%2.%3.%4.%5.%6.%7.%8."/>
      <w:lvlJc w:val="left"/>
      <w:pPr>
        <w:ind w:left="4068" w:hanging="1440"/>
      </w:pPr>
      <w:rPr>
        <w:rFonts w:hint="default"/>
      </w:rPr>
    </w:lvl>
    <w:lvl w:ilvl="8">
      <w:start w:val="1"/>
      <w:numFmt w:val="decimal"/>
      <w:isLgl/>
      <w:lvlText w:val="%1.%2.%3.%4.%5.%6.%7.%8.%9."/>
      <w:lvlJc w:val="left"/>
      <w:pPr>
        <w:ind w:left="4752" w:hanging="1800"/>
      </w:pPr>
      <w:rPr>
        <w:rFonts w:hint="default"/>
      </w:rPr>
    </w:lvl>
  </w:abstractNum>
  <w:abstractNum w:abstractNumId="64" w15:restartNumberingAfterBreak="0">
    <w:nsid w:val="4B8151F8"/>
    <w:multiLevelType w:val="multilevel"/>
    <w:tmpl w:val="C264294E"/>
    <w:lvl w:ilvl="0">
      <w:start w:val="1"/>
      <w:numFmt w:val="decimal"/>
      <w:lvlText w:val="%1"/>
      <w:lvlJc w:val="left"/>
      <w:pPr>
        <w:ind w:left="360" w:hanging="360"/>
      </w:pPr>
      <w:rPr>
        <w:rFonts w:ascii="Times New Roman" w:eastAsiaTheme="minorHAnsi" w:hAnsi="Times New Roman" w:cs="Times New Roman"/>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E195A10"/>
    <w:multiLevelType w:val="multilevel"/>
    <w:tmpl w:val="9D86923C"/>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66" w15:restartNumberingAfterBreak="0">
    <w:nsid w:val="50633828"/>
    <w:multiLevelType w:val="multilevel"/>
    <w:tmpl w:val="899ED9F6"/>
    <w:lvl w:ilvl="0">
      <w:start w:val="1"/>
      <w:numFmt w:val="upperRoman"/>
      <w:lvlText w:val="%1."/>
      <w:lvlJc w:val="right"/>
      <w:pPr>
        <w:ind w:left="720" w:hanging="360"/>
      </w:pPr>
      <w:rPr>
        <w:b/>
      </w:rPr>
    </w:lvl>
    <w:lvl w:ilvl="1">
      <w:start w:val="1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50D66656"/>
    <w:multiLevelType w:val="multilevel"/>
    <w:tmpl w:val="58CA9480"/>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519A3B57"/>
    <w:multiLevelType w:val="multilevel"/>
    <w:tmpl w:val="8D683160"/>
    <w:lvl w:ilvl="0">
      <w:start w:val="1"/>
      <w:numFmt w:val="upperRoman"/>
      <w:lvlText w:val="%1."/>
      <w:lvlJc w:val="right"/>
      <w:pPr>
        <w:ind w:left="720" w:hanging="360"/>
      </w:pPr>
      <w:rPr>
        <w:rFonts w:hint="default"/>
        <w:b/>
      </w:r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15:restartNumberingAfterBreak="0">
    <w:nsid w:val="53A3529F"/>
    <w:multiLevelType w:val="hybridMultilevel"/>
    <w:tmpl w:val="B7247180"/>
    <w:lvl w:ilvl="0" w:tplc="C27C8C7A">
      <w:start w:val="6"/>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5183AB7"/>
    <w:multiLevelType w:val="hybridMultilevel"/>
    <w:tmpl w:val="737A72F8"/>
    <w:lvl w:ilvl="0" w:tplc="0809000F">
      <w:start w:val="1"/>
      <w:numFmt w:val="decimal"/>
      <w:lvlText w:val="%1."/>
      <w:lvlJc w:val="lef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1" w15:restartNumberingAfterBreak="0">
    <w:nsid w:val="55963347"/>
    <w:multiLevelType w:val="multilevel"/>
    <w:tmpl w:val="5512228A"/>
    <w:lvl w:ilvl="0">
      <w:start w:val="1"/>
      <w:numFmt w:val="bullet"/>
      <w:lvlText w:val=""/>
      <w:lvlJc w:val="left"/>
      <w:pPr>
        <w:ind w:left="360" w:hanging="360"/>
      </w:pPr>
      <w:rPr>
        <w:rFonts w:ascii="Symbol" w:hAnsi="Symbol" w:hint="default"/>
        <w:b w:val="0"/>
        <w:sz w:val="22"/>
      </w:rPr>
    </w:lvl>
    <w:lvl w:ilvl="1">
      <w:start w:val="1"/>
      <w:numFmt w:val="decimal"/>
      <w:isLgl/>
      <w:lvlText w:val="%2"/>
      <w:lvlJc w:val="left"/>
      <w:pPr>
        <w:ind w:left="360" w:hanging="360"/>
      </w:pPr>
      <w:rPr>
        <w:rFonts w:ascii="Times New Roman" w:eastAsiaTheme="minorHAnsi" w:hAnsi="Times New Roman" w:cs="Times New Roman"/>
        <w:b/>
        <w:sz w:val="24"/>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72" w15:restartNumberingAfterBreak="0">
    <w:nsid w:val="55FD09D1"/>
    <w:multiLevelType w:val="hybridMultilevel"/>
    <w:tmpl w:val="A32AFDC4"/>
    <w:lvl w:ilvl="0" w:tplc="D79C0CDC">
      <w:start w:val="6"/>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AE1714"/>
    <w:multiLevelType w:val="hybridMultilevel"/>
    <w:tmpl w:val="ED267B5A"/>
    <w:lvl w:ilvl="0" w:tplc="F41A15A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C60B0E"/>
    <w:multiLevelType w:val="multilevel"/>
    <w:tmpl w:val="AD5C58DC"/>
    <w:lvl w:ilvl="0">
      <w:start w:val="1"/>
      <w:numFmt w:val="upperRoman"/>
      <w:lvlText w:val="%1."/>
      <w:lvlJc w:val="left"/>
      <w:pPr>
        <w:ind w:left="1080" w:hanging="720"/>
      </w:pPr>
      <w:rPr>
        <w:rFonts w:hint="default"/>
        <w:b/>
      </w:rPr>
    </w:lvl>
    <w:lvl w:ilvl="1">
      <w:start w:val="2"/>
      <w:numFmt w:val="decimal"/>
      <w:isLgl/>
      <w:lvlText w:val="%1.%2."/>
      <w:lvlJc w:val="left"/>
      <w:pPr>
        <w:ind w:left="1884" w:hanging="1200"/>
      </w:pPr>
      <w:rPr>
        <w:rFonts w:hint="default"/>
      </w:rPr>
    </w:lvl>
    <w:lvl w:ilvl="2">
      <w:start w:val="5"/>
      <w:numFmt w:val="decimal"/>
      <w:isLgl/>
      <w:lvlText w:val="%1.%2.%3."/>
      <w:lvlJc w:val="left"/>
      <w:pPr>
        <w:ind w:left="2208" w:hanging="1200"/>
      </w:pPr>
      <w:rPr>
        <w:rFonts w:hint="default"/>
      </w:rPr>
    </w:lvl>
    <w:lvl w:ilvl="3">
      <w:start w:val="11"/>
      <w:numFmt w:val="decimal"/>
      <w:isLgl/>
      <w:lvlText w:val="%1.%2.%3.%4."/>
      <w:lvlJc w:val="left"/>
      <w:pPr>
        <w:ind w:left="2532" w:hanging="1200"/>
      </w:pPr>
      <w:rPr>
        <w:rFonts w:hint="default"/>
      </w:rPr>
    </w:lvl>
    <w:lvl w:ilvl="4">
      <w:start w:val="5"/>
      <w:numFmt w:val="decimal"/>
      <w:isLgl/>
      <w:lvlText w:val="%1.%2.%3.%4.%5."/>
      <w:lvlJc w:val="left"/>
      <w:pPr>
        <w:ind w:left="2856" w:hanging="1200"/>
      </w:pPr>
      <w:rPr>
        <w:rFonts w:hint="default"/>
      </w:rPr>
    </w:lvl>
    <w:lvl w:ilvl="5">
      <w:start w:val="3"/>
      <w:numFmt w:val="decimal"/>
      <w:isLgl/>
      <w:lvlText w:val="%1.%2.%3.%4.%5.%6."/>
      <w:lvlJc w:val="left"/>
      <w:pPr>
        <w:ind w:left="3180" w:hanging="1200"/>
      </w:pPr>
      <w:rPr>
        <w:rFonts w:hint="default"/>
      </w:rPr>
    </w:lvl>
    <w:lvl w:ilvl="6">
      <w:start w:val="1"/>
      <w:numFmt w:val="decimal"/>
      <w:isLgl/>
      <w:lvlText w:val="%1.%2.%3.%4.%5.%6.%7."/>
      <w:lvlJc w:val="left"/>
      <w:pPr>
        <w:ind w:left="3744" w:hanging="1440"/>
      </w:pPr>
      <w:rPr>
        <w:rFonts w:hint="default"/>
      </w:rPr>
    </w:lvl>
    <w:lvl w:ilvl="7">
      <w:start w:val="1"/>
      <w:numFmt w:val="decimal"/>
      <w:isLgl/>
      <w:lvlText w:val="%1.%2.%3.%4.%5.%6.%7.%8."/>
      <w:lvlJc w:val="left"/>
      <w:pPr>
        <w:ind w:left="4068" w:hanging="1440"/>
      </w:pPr>
      <w:rPr>
        <w:rFonts w:hint="default"/>
      </w:rPr>
    </w:lvl>
    <w:lvl w:ilvl="8">
      <w:start w:val="1"/>
      <w:numFmt w:val="decimal"/>
      <w:isLgl/>
      <w:lvlText w:val="%1.%2.%3.%4.%5.%6.%7.%8.%9."/>
      <w:lvlJc w:val="left"/>
      <w:pPr>
        <w:ind w:left="4752" w:hanging="1800"/>
      </w:pPr>
      <w:rPr>
        <w:rFonts w:hint="default"/>
      </w:rPr>
    </w:lvl>
  </w:abstractNum>
  <w:abstractNum w:abstractNumId="75" w15:restartNumberingAfterBreak="0">
    <w:nsid w:val="582A1A20"/>
    <w:multiLevelType w:val="multilevel"/>
    <w:tmpl w:val="6FD4A268"/>
    <w:lvl w:ilvl="0">
      <w:start w:val="1"/>
      <w:numFmt w:val="decimal"/>
      <w:lvlText w:val="%1."/>
      <w:lvlJc w:val="left"/>
      <w:pPr>
        <w:ind w:left="720" w:hanging="360"/>
      </w:pPr>
      <w:rPr>
        <w:rFonts w:ascii="Times New Roman" w:eastAsiaTheme="minorEastAsia" w:hAnsi="Times New Roman" w:cs="Times New Roman"/>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59B66413"/>
    <w:multiLevelType w:val="multilevel"/>
    <w:tmpl w:val="43883FCA"/>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5AB643BD"/>
    <w:multiLevelType w:val="multilevel"/>
    <w:tmpl w:val="BDF4F336"/>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5B4952B4"/>
    <w:multiLevelType w:val="multilevel"/>
    <w:tmpl w:val="F27038D8"/>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BB60F4D"/>
    <w:multiLevelType w:val="multilevel"/>
    <w:tmpl w:val="90626772"/>
    <w:lvl w:ilvl="0">
      <w:start w:val="1"/>
      <w:numFmt w:val="bullet"/>
      <w:lvlText w:val=""/>
      <w:lvlJc w:val="left"/>
      <w:pPr>
        <w:ind w:left="927" w:hanging="360"/>
      </w:pPr>
      <w:rPr>
        <w:rFonts w:ascii="Symbol" w:hAnsi="Symbol" w:hint="default"/>
        <w:b w:val="0"/>
        <w:sz w:val="22"/>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5BDC4FD3"/>
    <w:multiLevelType w:val="multilevel"/>
    <w:tmpl w:val="F39410C0"/>
    <w:lvl w:ilvl="0">
      <w:start w:val="1"/>
      <w:numFmt w:val="decimal"/>
      <w:lvlText w:val="%1."/>
      <w:lvlJc w:val="left"/>
      <w:pPr>
        <w:ind w:left="720" w:hanging="360"/>
      </w:pPr>
      <w:rPr>
        <w:rFonts w:ascii="Times New Roman" w:eastAsiaTheme="minorEastAsia" w:hAnsi="Times New Roman" w:cs="Times New Roman"/>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5C562A2C"/>
    <w:multiLevelType w:val="multilevel"/>
    <w:tmpl w:val="A1E8C0F8"/>
    <w:lvl w:ilvl="0">
      <w:start w:val="1"/>
      <w:numFmt w:val="upperRoman"/>
      <w:lvlText w:val="%1."/>
      <w:lvlJc w:val="left"/>
      <w:pPr>
        <w:ind w:left="1080" w:hanging="720"/>
      </w:pPr>
      <w:rPr>
        <w:rFonts w:hint="default"/>
        <w:b/>
      </w:rPr>
    </w:lvl>
    <w:lvl w:ilvl="1">
      <w:start w:val="1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2" w15:restartNumberingAfterBreak="0">
    <w:nsid w:val="5D124CB3"/>
    <w:multiLevelType w:val="hybridMultilevel"/>
    <w:tmpl w:val="CB8C3D48"/>
    <w:lvl w:ilvl="0" w:tplc="04090001">
      <w:start w:val="1"/>
      <w:numFmt w:val="bullet"/>
      <w:lvlText w:val=""/>
      <w:lvlJc w:val="left"/>
      <w:pPr>
        <w:ind w:left="1069" w:hanging="360"/>
      </w:pPr>
      <w:rPr>
        <w:rFonts w:ascii="Symbol" w:hAnsi="Symbol" w:hint="default"/>
      </w:rPr>
    </w:lvl>
    <w:lvl w:ilvl="1" w:tplc="61FA396A">
      <w:start w:val="1"/>
      <w:numFmt w:val="decimal"/>
      <w:lvlText w:val="%2."/>
      <w:lvlJc w:val="left"/>
      <w:pPr>
        <w:ind w:left="1440" w:hanging="360"/>
      </w:pPr>
      <w:rPr>
        <w:rFonts w:ascii="Times New Roman" w:eastAsia="Calibri" w:hAnsi="Times New Roman" w:cs="Times New Roman"/>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E6F15FE"/>
    <w:multiLevelType w:val="multilevel"/>
    <w:tmpl w:val="A1E8C0F8"/>
    <w:lvl w:ilvl="0">
      <w:start w:val="1"/>
      <w:numFmt w:val="upperRoman"/>
      <w:lvlText w:val="%1."/>
      <w:lvlJc w:val="left"/>
      <w:pPr>
        <w:ind w:left="1080" w:hanging="720"/>
      </w:pPr>
      <w:rPr>
        <w:rFonts w:hint="default"/>
        <w:b/>
      </w:rPr>
    </w:lvl>
    <w:lvl w:ilvl="1">
      <w:start w:val="1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615D6D7D"/>
    <w:multiLevelType w:val="multilevel"/>
    <w:tmpl w:val="0E728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62D67EEB"/>
    <w:multiLevelType w:val="multilevel"/>
    <w:tmpl w:val="9F6A0D76"/>
    <w:lvl w:ilvl="0">
      <w:start w:val="1"/>
      <w:numFmt w:val="decimal"/>
      <w:lvlText w:val="%1."/>
      <w:lvlJc w:val="left"/>
      <w:pPr>
        <w:ind w:left="480" w:hanging="480"/>
      </w:pPr>
      <w:rPr>
        <w:rFonts w:hint="default"/>
      </w:rPr>
    </w:lvl>
    <w:lvl w:ilvl="1">
      <w:start w:val="1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63532C9C"/>
    <w:multiLevelType w:val="hybridMultilevel"/>
    <w:tmpl w:val="1938CD96"/>
    <w:lvl w:ilvl="0" w:tplc="EFAE79E4">
      <w:start w:val="6"/>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362646B"/>
    <w:multiLevelType w:val="multilevel"/>
    <w:tmpl w:val="0DCE01B2"/>
    <w:lvl w:ilvl="0">
      <w:start w:val="1"/>
      <w:numFmt w:val="upperRoman"/>
      <w:lvlText w:val="%1."/>
      <w:lvlJc w:val="right"/>
      <w:pPr>
        <w:ind w:left="720" w:hanging="360"/>
      </w:pPr>
      <w:rPr>
        <w:rFonts w:hint="default"/>
        <w:b/>
      </w:rPr>
    </w:lvl>
    <w:lvl w:ilvl="1">
      <w:start w:val="15"/>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68FE1F39"/>
    <w:multiLevelType w:val="multilevel"/>
    <w:tmpl w:val="06A062A8"/>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9" w15:restartNumberingAfterBreak="0">
    <w:nsid w:val="694C4AE1"/>
    <w:multiLevelType w:val="hybridMultilevel"/>
    <w:tmpl w:val="B152406C"/>
    <w:lvl w:ilvl="0" w:tplc="2F2AE6B2">
      <w:start w:val="6"/>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AB863C5"/>
    <w:multiLevelType w:val="multilevel"/>
    <w:tmpl w:val="FFD05BEC"/>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20" w:hanging="360"/>
      </w:pPr>
      <w:rPr>
        <w:rFonts w:ascii="Times New Roman" w:hAnsi="Times New Roman" w:cs="Times New Roman" w:hint="default"/>
        <w:b/>
      </w:rPr>
    </w:lvl>
    <w:lvl w:ilvl="2">
      <w:start w:val="1"/>
      <w:numFmt w:val="decimal"/>
      <w:lvlText w:val="%1.%2.%3"/>
      <w:lvlJc w:val="left"/>
      <w:pPr>
        <w:ind w:left="1440" w:hanging="720"/>
      </w:pPr>
      <w:rPr>
        <w:rFonts w:ascii="Nyala" w:hAnsi="Nyala" w:hint="default"/>
      </w:rPr>
    </w:lvl>
    <w:lvl w:ilvl="3">
      <w:start w:val="1"/>
      <w:numFmt w:val="decimal"/>
      <w:lvlText w:val="%1.%2.%3.%4"/>
      <w:lvlJc w:val="left"/>
      <w:pPr>
        <w:ind w:left="1800" w:hanging="720"/>
      </w:pPr>
      <w:rPr>
        <w:rFonts w:ascii="Nyala" w:hAnsi="Nyala" w:hint="default"/>
      </w:rPr>
    </w:lvl>
    <w:lvl w:ilvl="4">
      <w:start w:val="1"/>
      <w:numFmt w:val="decimal"/>
      <w:lvlText w:val="%1.%2.%3.%4.%5"/>
      <w:lvlJc w:val="left"/>
      <w:pPr>
        <w:ind w:left="2520" w:hanging="1080"/>
      </w:pPr>
      <w:rPr>
        <w:rFonts w:ascii="Nyala" w:hAnsi="Nyala" w:hint="default"/>
      </w:rPr>
    </w:lvl>
    <w:lvl w:ilvl="5">
      <w:start w:val="1"/>
      <w:numFmt w:val="decimal"/>
      <w:lvlText w:val="%1.%2.%3.%4.%5.%6"/>
      <w:lvlJc w:val="left"/>
      <w:pPr>
        <w:ind w:left="2880" w:hanging="1080"/>
      </w:pPr>
      <w:rPr>
        <w:rFonts w:ascii="Nyala" w:hAnsi="Nyala" w:hint="default"/>
      </w:rPr>
    </w:lvl>
    <w:lvl w:ilvl="6">
      <w:start w:val="1"/>
      <w:numFmt w:val="decimal"/>
      <w:lvlText w:val="%1.%2.%3.%4.%5.%6.%7"/>
      <w:lvlJc w:val="left"/>
      <w:pPr>
        <w:ind w:left="3600" w:hanging="1440"/>
      </w:pPr>
      <w:rPr>
        <w:rFonts w:ascii="Nyala" w:hAnsi="Nyala" w:hint="default"/>
      </w:rPr>
    </w:lvl>
    <w:lvl w:ilvl="7">
      <w:start w:val="1"/>
      <w:numFmt w:val="decimal"/>
      <w:lvlText w:val="%1.%2.%3.%4.%5.%6.%7.%8"/>
      <w:lvlJc w:val="left"/>
      <w:pPr>
        <w:ind w:left="3960" w:hanging="1440"/>
      </w:pPr>
      <w:rPr>
        <w:rFonts w:ascii="Nyala" w:hAnsi="Nyala" w:hint="default"/>
      </w:rPr>
    </w:lvl>
    <w:lvl w:ilvl="8">
      <w:start w:val="1"/>
      <w:numFmt w:val="decimal"/>
      <w:lvlText w:val="%1.%2.%3.%4.%5.%6.%7.%8.%9"/>
      <w:lvlJc w:val="left"/>
      <w:pPr>
        <w:ind w:left="4680" w:hanging="1800"/>
      </w:pPr>
      <w:rPr>
        <w:rFonts w:ascii="Nyala" w:hAnsi="Nyala" w:hint="default"/>
      </w:rPr>
    </w:lvl>
  </w:abstractNum>
  <w:abstractNum w:abstractNumId="91" w15:restartNumberingAfterBreak="0">
    <w:nsid w:val="6AC14B15"/>
    <w:multiLevelType w:val="multilevel"/>
    <w:tmpl w:val="E9063C92"/>
    <w:lvl w:ilvl="0">
      <w:start w:val="1"/>
      <w:numFmt w:val="upperRoman"/>
      <w:lvlText w:val="%1."/>
      <w:lvlJc w:val="right"/>
      <w:pPr>
        <w:ind w:left="720" w:hanging="360"/>
      </w:pPr>
      <w:rPr>
        <w:b/>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2" w15:restartNumberingAfterBreak="0">
    <w:nsid w:val="6B1B440D"/>
    <w:multiLevelType w:val="multilevel"/>
    <w:tmpl w:val="4870538A"/>
    <w:lvl w:ilvl="0">
      <w:start w:val="1"/>
      <w:numFmt w:val="decimal"/>
      <w:lvlText w:val="%1."/>
      <w:lvlJc w:val="left"/>
      <w:pPr>
        <w:ind w:left="1440" w:hanging="360"/>
      </w:pPr>
      <w:rPr>
        <w:b/>
        <w:sz w:val="24"/>
      </w:r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93" w15:restartNumberingAfterBreak="0">
    <w:nsid w:val="6C652F84"/>
    <w:multiLevelType w:val="hybridMultilevel"/>
    <w:tmpl w:val="889AFEC0"/>
    <w:lvl w:ilvl="0" w:tplc="0809001B">
      <w:start w:val="1"/>
      <w:numFmt w:val="lowerRoman"/>
      <w:lvlText w:val="%1."/>
      <w:lvlJc w:val="righ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4" w15:restartNumberingAfterBreak="0">
    <w:nsid w:val="6C67738E"/>
    <w:multiLevelType w:val="multilevel"/>
    <w:tmpl w:val="C572462E"/>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5" w15:restartNumberingAfterBreak="0">
    <w:nsid w:val="6E544AD3"/>
    <w:multiLevelType w:val="multilevel"/>
    <w:tmpl w:val="F27038D8"/>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700E061F"/>
    <w:multiLevelType w:val="multilevel"/>
    <w:tmpl w:val="17C2AD04"/>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20" w:hanging="360"/>
      </w:pPr>
      <w:rPr>
        <w:rFonts w:ascii="Times New Roman" w:hAnsi="Times New Roman" w:cs="Times New Roman" w:hint="default"/>
        <w:b/>
      </w:rPr>
    </w:lvl>
    <w:lvl w:ilvl="2">
      <w:start w:val="1"/>
      <w:numFmt w:val="decimal"/>
      <w:isLgl/>
      <w:lvlText w:val="%1.%2.%3"/>
      <w:lvlJc w:val="left"/>
      <w:pPr>
        <w:ind w:left="1080" w:hanging="720"/>
      </w:pPr>
      <w:rPr>
        <w:rFonts w:ascii="Nyala" w:hAnsi="Nyala" w:hint="default"/>
      </w:rPr>
    </w:lvl>
    <w:lvl w:ilvl="3">
      <w:start w:val="1"/>
      <w:numFmt w:val="decimal"/>
      <w:isLgl/>
      <w:lvlText w:val="%1.%2.%3.%4"/>
      <w:lvlJc w:val="left"/>
      <w:pPr>
        <w:ind w:left="1080" w:hanging="720"/>
      </w:pPr>
      <w:rPr>
        <w:rFonts w:ascii="Nyala" w:hAnsi="Nyala" w:hint="default"/>
      </w:rPr>
    </w:lvl>
    <w:lvl w:ilvl="4">
      <w:start w:val="1"/>
      <w:numFmt w:val="decimal"/>
      <w:isLgl/>
      <w:lvlText w:val="%1.%2.%3.%4.%5"/>
      <w:lvlJc w:val="left"/>
      <w:pPr>
        <w:ind w:left="1440" w:hanging="1080"/>
      </w:pPr>
      <w:rPr>
        <w:rFonts w:ascii="Nyala" w:hAnsi="Nyala" w:hint="default"/>
      </w:rPr>
    </w:lvl>
    <w:lvl w:ilvl="5">
      <w:start w:val="1"/>
      <w:numFmt w:val="decimal"/>
      <w:isLgl/>
      <w:lvlText w:val="%1.%2.%3.%4.%5.%6"/>
      <w:lvlJc w:val="left"/>
      <w:pPr>
        <w:ind w:left="1440" w:hanging="1080"/>
      </w:pPr>
      <w:rPr>
        <w:rFonts w:ascii="Nyala" w:hAnsi="Nyala" w:hint="default"/>
      </w:rPr>
    </w:lvl>
    <w:lvl w:ilvl="6">
      <w:start w:val="1"/>
      <w:numFmt w:val="decimal"/>
      <w:isLgl/>
      <w:lvlText w:val="%1.%2.%3.%4.%5.%6.%7"/>
      <w:lvlJc w:val="left"/>
      <w:pPr>
        <w:ind w:left="1800" w:hanging="1440"/>
      </w:pPr>
      <w:rPr>
        <w:rFonts w:ascii="Nyala" w:hAnsi="Nyala" w:hint="default"/>
      </w:rPr>
    </w:lvl>
    <w:lvl w:ilvl="7">
      <w:start w:val="1"/>
      <w:numFmt w:val="decimal"/>
      <w:isLgl/>
      <w:lvlText w:val="%1.%2.%3.%4.%5.%6.%7.%8"/>
      <w:lvlJc w:val="left"/>
      <w:pPr>
        <w:ind w:left="1800" w:hanging="1440"/>
      </w:pPr>
      <w:rPr>
        <w:rFonts w:ascii="Nyala" w:hAnsi="Nyala" w:hint="default"/>
      </w:rPr>
    </w:lvl>
    <w:lvl w:ilvl="8">
      <w:start w:val="1"/>
      <w:numFmt w:val="decimal"/>
      <w:isLgl/>
      <w:lvlText w:val="%1.%2.%3.%4.%5.%6.%7.%8.%9"/>
      <w:lvlJc w:val="left"/>
      <w:pPr>
        <w:ind w:left="2160" w:hanging="1800"/>
      </w:pPr>
      <w:rPr>
        <w:rFonts w:ascii="Nyala" w:hAnsi="Nyala" w:hint="default"/>
      </w:rPr>
    </w:lvl>
  </w:abstractNum>
  <w:abstractNum w:abstractNumId="97" w15:restartNumberingAfterBreak="0">
    <w:nsid w:val="72020E4C"/>
    <w:multiLevelType w:val="multilevel"/>
    <w:tmpl w:val="07C6AD90"/>
    <w:lvl w:ilvl="0">
      <w:start w:val="1"/>
      <w:numFmt w:val="upperRoman"/>
      <w:lvlText w:val="%1."/>
      <w:lvlJc w:val="right"/>
      <w:pPr>
        <w:ind w:left="720" w:hanging="360"/>
      </w:pPr>
      <w:rPr>
        <w:b/>
      </w:rPr>
    </w:lvl>
    <w:lvl w:ilvl="1">
      <w:start w:val="1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74D85D8C"/>
    <w:multiLevelType w:val="multilevel"/>
    <w:tmpl w:val="7068A6EA"/>
    <w:lvl w:ilvl="0">
      <w:start w:val="1"/>
      <w:numFmt w:val="upperRoman"/>
      <w:lvlText w:val="%1."/>
      <w:lvlJc w:val="right"/>
      <w:pPr>
        <w:ind w:left="720" w:hanging="360"/>
      </w:pPr>
      <w:rPr>
        <w:rFonts w:hint="default"/>
        <w:b/>
      </w:r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9" w15:restartNumberingAfterBreak="0">
    <w:nsid w:val="752C6323"/>
    <w:multiLevelType w:val="hybridMultilevel"/>
    <w:tmpl w:val="1DC0B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7780448"/>
    <w:multiLevelType w:val="multilevel"/>
    <w:tmpl w:val="FFD42B42"/>
    <w:lvl w:ilvl="0">
      <w:start w:val="1"/>
      <w:numFmt w:val="upperRoman"/>
      <w:lvlText w:val="%1."/>
      <w:lvlJc w:val="right"/>
      <w:pPr>
        <w:ind w:left="720" w:hanging="360"/>
      </w:pPr>
      <w:rPr>
        <w:rFonts w:hint="default"/>
        <w:b/>
      </w:rPr>
    </w:lvl>
    <w:lvl w:ilvl="1">
      <w:start w:val="1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1" w15:restartNumberingAfterBreak="0">
    <w:nsid w:val="7CE52352"/>
    <w:multiLevelType w:val="multilevel"/>
    <w:tmpl w:val="4870538A"/>
    <w:lvl w:ilvl="0">
      <w:start w:val="1"/>
      <w:numFmt w:val="decimal"/>
      <w:lvlText w:val="%1."/>
      <w:lvlJc w:val="left"/>
      <w:pPr>
        <w:ind w:left="1440" w:hanging="360"/>
      </w:pPr>
      <w:rPr>
        <w:b/>
        <w:sz w:val="24"/>
      </w:r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1"/>
  </w:num>
  <w:num w:numId="3">
    <w:abstractNumId w:val="18"/>
  </w:num>
  <w:num w:numId="4">
    <w:abstractNumId w:val="5"/>
  </w:num>
  <w:num w:numId="5">
    <w:abstractNumId w:val="54"/>
  </w:num>
  <w:num w:numId="6">
    <w:abstractNumId w:val="61"/>
  </w:num>
  <w:num w:numId="7">
    <w:abstractNumId w:val="25"/>
  </w:num>
  <w:num w:numId="8">
    <w:abstractNumId w:val="91"/>
  </w:num>
  <w:num w:numId="9">
    <w:abstractNumId w:val="80"/>
  </w:num>
  <w:num w:numId="10">
    <w:abstractNumId w:val="8"/>
  </w:num>
  <w:num w:numId="11">
    <w:abstractNumId w:val="2"/>
  </w:num>
  <w:num w:numId="12">
    <w:abstractNumId w:val="13"/>
  </w:num>
  <w:num w:numId="13">
    <w:abstractNumId w:val="94"/>
  </w:num>
  <w:num w:numId="14">
    <w:abstractNumId w:val="95"/>
  </w:num>
  <w:num w:numId="15">
    <w:abstractNumId w:val="35"/>
  </w:num>
  <w:num w:numId="16">
    <w:abstractNumId w:val="64"/>
  </w:num>
  <w:num w:numId="17">
    <w:abstractNumId w:val="34"/>
  </w:num>
  <w:num w:numId="18">
    <w:abstractNumId w:val="86"/>
  </w:num>
  <w:num w:numId="19">
    <w:abstractNumId w:val="45"/>
  </w:num>
  <w:num w:numId="20">
    <w:abstractNumId w:val="47"/>
  </w:num>
  <w:num w:numId="21">
    <w:abstractNumId w:val="69"/>
  </w:num>
  <w:num w:numId="22">
    <w:abstractNumId w:val="10"/>
  </w:num>
  <w:num w:numId="23">
    <w:abstractNumId w:val="38"/>
  </w:num>
  <w:num w:numId="24">
    <w:abstractNumId w:val="49"/>
  </w:num>
  <w:num w:numId="25">
    <w:abstractNumId w:val="89"/>
  </w:num>
  <w:num w:numId="26">
    <w:abstractNumId w:val="43"/>
  </w:num>
  <w:num w:numId="27">
    <w:abstractNumId w:val="3"/>
  </w:num>
  <w:num w:numId="28">
    <w:abstractNumId w:val="42"/>
  </w:num>
  <w:num w:numId="29">
    <w:abstractNumId w:val="67"/>
  </w:num>
  <w:num w:numId="30">
    <w:abstractNumId w:val="29"/>
  </w:num>
  <w:num w:numId="31">
    <w:abstractNumId w:val="87"/>
  </w:num>
  <w:num w:numId="32">
    <w:abstractNumId w:val="97"/>
  </w:num>
  <w:num w:numId="33">
    <w:abstractNumId w:val="101"/>
  </w:num>
  <w:num w:numId="34">
    <w:abstractNumId w:val="93"/>
  </w:num>
  <w:num w:numId="35">
    <w:abstractNumId w:val="65"/>
  </w:num>
  <w:num w:numId="36">
    <w:abstractNumId w:val="50"/>
  </w:num>
  <w:num w:numId="3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
  </w:num>
  <w:num w:numId="39">
    <w:abstractNumId w:val="1"/>
  </w:num>
  <w:num w:numId="40">
    <w:abstractNumId w:val="46"/>
  </w:num>
  <w:num w:numId="41">
    <w:abstractNumId w:val="17"/>
  </w:num>
  <w:num w:numId="42">
    <w:abstractNumId w:val="55"/>
  </w:num>
  <w:num w:numId="43">
    <w:abstractNumId w:val="76"/>
  </w:num>
  <w:num w:numId="44">
    <w:abstractNumId w:val="53"/>
  </w:num>
  <w:num w:numId="45">
    <w:abstractNumId w:val="39"/>
  </w:num>
  <w:num w:numId="46">
    <w:abstractNumId w:val="4"/>
  </w:num>
  <w:num w:numId="47">
    <w:abstractNumId w:val="60"/>
  </w:num>
  <w:num w:numId="48">
    <w:abstractNumId w:val="9"/>
  </w:num>
  <w:num w:numId="49">
    <w:abstractNumId w:val="73"/>
  </w:num>
  <w:num w:numId="50">
    <w:abstractNumId w:val="74"/>
  </w:num>
  <w:num w:numId="51">
    <w:abstractNumId w:val="72"/>
  </w:num>
  <w:num w:numId="52">
    <w:abstractNumId w:val="51"/>
  </w:num>
  <w:num w:numId="53">
    <w:abstractNumId w:val="48"/>
  </w:num>
  <w:num w:numId="54">
    <w:abstractNumId w:val="37"/>
  </w:num>
  <w:num w:numId="55">
    <w:abstractNumId w:val="99"/>
  </w:num>
  <w:num w:numId="56">
    <w:abstractNumId w:val="66"/>
  </w:num>
  <w:num w:numId="57">
    <w:abstractNumId w:val="24"/>
  </w:num>
  <w:num w:numId="58">
    <w:abstractNumId w:val="21"/>
  </w:num>
  <w:num w:numId="59">
    <w:abstractNumId w:val="30"/>
  </w:num>
  <w:num w:numId="60">
    <w:abstractNumId w:val="14"/>
  </w:num>
  <w:num w:numId="61">
    <w:abstractNumId w:val="33"/>
  </w:num>
  <w:num w:numId="62">
    <w:abstractNumId w:val="15"/>
  </w:num>
  <w:num w:numId="63">
    <w:abstractNumId w:val="20"/>
  </w:num>
  <w:num w:numId="64">
    <w:abstractNumId w:val="68"/>
  </w:num>
  <w:num w:numId="65">
    <w:abstractNumId w:val="98"/>
  </w:num>
  <w:num w:numId="66">
    <w:abstractNumId w:val="36"/>
  </w:num>
  <w:num w:numId="67">
    <w:abstractNumId w:val="62"/>
  </w:num>
  <w:num w:numId="68">
    <w:abstractNumId w:val="0"/>
  </w:num>
  <w:num w:numId="69">
    <w:abstractNumId w:val="100"/>
  </w:num>
  <w:num w:numId="70">
    <w:abstractNumId w:val="85"/>
  </w:num>
  <w:num w:numId="71">
    <w:abstractNumId w:val="56"/>
  </w:num>
  <w:num w:numId="72">
    <w:abstractNumId w:val="79"/>
  </w:num>
  <w:num w:numId="73">
    <w:abstractNumId w:val="70"/>
  </w:num>
  <w:num w:numId="74">
    <w:abstractNumId w:val="19"/>
  </w:num>
  <w:num w:numId="75">
    <w:abstractNumId w:val="32"/>
  </w:num>
  <w:num w:numId="76">
    <w:abstractNumId w:val="12"/>
  </w:num>
  <w:num w:numId="77">
    <w:abstractNumId w:val="82"/>
  </w:num>
  <w:num w:numId="78">
    <w:abstractNumId w:val="52"/>
  </w:num>
  <w:num w:numId="79">
    <w:abstractNumId w:val="75"/>
  </w:num>
  <w:num w:numId="80">
    <w:abstractNumId w:val="88"/>
  </w:num>
  <w:num w:numId="81">
    <w:abstractNumId w:val="27"/>
  </w:num>
  <w:num w:numId="82">
    <w:abstractNumId w:val="11"/>
  </w:num>
  <w:num w:numId="83">
    <w:abstractNumId w:val="78"/>
  </w:num>
  <w:num w:numId="84">
    <w:abstractNumId w:val="7"/>
  </w:num>
  <w:num w:numId="85">
    <w:abstractNumId w:val="28"/>
  </w:num>
  <w:num w:numId="86">
    <w:abstractNumId w:val="59"/>
  </w:num>
  <w:num w:numId="87">
    <w:abstractNumId w:val="77"/>
  </w:num>
  <w:num w:numId="88">
    <w:abstractNumId w:val="84"/>
  </w:num>
  <w:num w:numId="89">
    <w:abstractNumId w:val="41"/>
  </w:num>
  <w:num w:numId="90">
    <w:abstractNumId w:val="40"/>
  </w:num>
  <w:num w:numId="91">
    <w:abstractNumId w:val="83"/>
  </w:num>
  <w:num w:numId="92">
    <w:abstractNumId w:val="81"/>
  </w:num>
  <w:num w:numId="93">
    <w:abstractNumId w:val="23"/>
  </w:num>
  <w:num w:numId="94">
    <w:abstractNumId w:val="57"/>
  </w:num>
  <w:num w:numId="95">
    <w:abstractNumId w:val="31"/>
  </w:num>
  <w:num w:numId="96">
    <w:abstractNumId w:val="26"/>
  </w:num>
  <w:num w:numId="97">
    <w:abstractNumId w:val="92"/>
  </w:num>
  <w:num w:numId="98">
    <w:abstractNumId w:val="63"/>
  </w:num>
  <w:num w:numId="99">
    <w:abstractNumId w:val="58"/>
  </w:num>
  <w:num w:numId="100">
    <w:abstractNumId w:val="22"/>
  </w:num>
  <w:num w:numId="101">
    <w:abstractNumId w:val="44"/>
  </w:num>
  <w:num w:numId="102">
    <w:abstractNumId w:val="90"/>
  </w:num>
  <w:num w:numId="103">
    <w:abstractNumId w:val="96"/>
  </w:num>
  <w:numIdMacAtCleanup w:val="10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BE">
    <w15:presenceInfo w15:providerId="Windows Live" w15:userId="f1ac461b15fa7c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7C1"/>
    <w:rsid w:val="000153FA"/>
    <w:rsid w:val="00030AA5"/>
    <w:rsid w:val="000F78D5"/>
    <w:rsid w:val="00142F34"/>
    <w:rsid w:val="00237B69"/>
    <w:rsid w:val="0036491A"/>
    <w:rsid w:val="003B6746"/>
    <w:rsid w:val="004E0946"/>
    <w:rsid w:val="004F1B6F"/>
    <w:rsid w:val="005427C1"/>
    <w:rsid w:val="00703AF6"/>
    <w:rsid w:val="007E5E75"/>
    <w:rsid w:val="00897C5D"/>
    <w:rsid w:val="00916AFF"/>
    <w:rsid w:val="00B13AF7"/>
    <w:rsid w:val="00C00F53"/>
    <w:rsid w:val="00CB59D0"/>
    <w:rsid w:val="00CF778B"/>
    <w:rsid w:val="00D04DD5"/>
    <w:rsid w:val="00FD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8BCAA5-6F36-4908-A6B6-7AA0F845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7C1"/>
    <w:pPr>
      <w:spacing w:after="0" w:line="360" w:lineRule="auto"/>
    </w:pPr>
    <w:rPr>
      <w:rFonts w:ascii="Calibri" w:eastAsia="Calibri" w:hAnsi="Calibri" w:cs="Times New Roman"/>
    </w:rPr>
  </w:style>
  <w:style w:type="paragraph" w:styleId="Heading1">
    <w:name w:val="heading 1"/>
    <w:basedOn w:val="Normal"/>
    <w:next w:val="Normal"/>
    <w:link w:val="Heading1Char"/>
    <w:uiPriority w:val="9"/>
    <w:qFormat/>
    <w:rsid w:val="005427C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5427C1"/>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unhideWhenUsed/>
    <w:qFormat/>
    <w:rsid w:val="005427C1"/>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5427C1"/>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5427C1"/>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5427C1"/>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unhideWhenUsed/>
    <w:qFormat/>
    <w:rsid w:val="005427C1"/>
    <w:pPr>
      <w:keepNext/>
      <w:keepLines/>
      <w:spacing w:before="200" w:line="276" w:lineRule="auto"/>
      <w:outlineLvl w:val="6"/>
    </w:pPr>
    <w:rPr>
      <w:rFonts w:asciiTheme="majorHAnsi" w:eastAsiaTheme="majorEastAsia" w:hAnsiTheme="majorHAnsi" w:cstheme="majorBidi"/>
      <w:i/>
      <w:iCs/>
      <w:color w:val="404040" w:themeColor="text1" w:themeTint="BF"/>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7C1"/>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427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27C1"/>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5427C1"/>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sid w:val="005427C1"/>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5427C1"/>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sid w:val="005427C1"/>
    <w:rPr>
      <w:rFonts w:asciiTheme="majorHAnsi" w:eastAsiaTheme="majorEastAsia" w:hAnsiTheme="majorHAnsi" w:cstheme="majorBidi"/>
      <w:i/>
      <w:iCs/>
      <w:color w:val="404040" w:themeColor="text1" w:themeTint="BF"/>
      <w:lang w:val="en-GB" w:eastAsia="en-GB"/>
    </w:rPr>
  </w:style>
  <w:style w:type="paragraph" w:styleId="ListParagraph">
    <w:name w:val="List Paragraph"/>
    <w:aliases w:val="List Bullet1,Heading II,Bullets,List Paragraph (numbered (a)),Numbered List Paragraph,List Paragraph11,List Paragraph1,Number Bullets,Evidence on Demand bullet points,CEIL PEAKS bullet points,Scriptoria bullet points,List bullet,b1"/>
    <w:basedOn w:val="Normal"/>
    <w:link w:val="ListParagraphChar"/>
    <w:uiPriority w:val="34"/>
    <w:qFormat/>
    <w:rsid w:val="005427C1"/>
    <w:pPr>
      <w:ind w:left="720"/>
      <w:contextualSpacing/>
    </w:pPr>
    <w:rPr>
      <w:sz w:val="20"/>
      <w:szCs w:val="20"/>
    </w:rPr>
  </w:style>
  <w:style w:type="character" w:customStyle="1" w:styleId="ListParagraphChar">
    <w:name w:val="List Paragraph Char"/>
    <w:aliases w:val="List Bullet1 Char,Heading II Char,Bullets Char,List Paragraph (numbered (a)) Char,Numbered List Paragraph Char,List Paragraph11 Char,List Paragraph1 Char,Number Bullets Char,Evidence on Demand bullet points Char,List bullet Char"/>
    <w:link w:val="ListParagraph"/>
    <w:uiPriority w:val="34"/>
    <w:qFormat/>
    <w:rsid w:val="005427C1"/>
    <w:rPr>
      <w:rFonts w:ascii="Calibri" w:eastAsia="Calibri" w:hAnsi="Calibri" w:cs="Times New Roman"/>
      <w:sz w:val="20"/>
      <w:szCs w:val="20"/>
    </w:rPr>
  </w:style>
  <w:style w:type="paragraph" w:customStyle="1" w:styleId="Default">
    <w:name w:val="Default"/>
    <w:rsid w:val="005427C1"/>
    <w:pPr>
      <w:autoSpaceDE w:val="0"/>
      <w:autoSpaceDN w:val="0"/>
      <w:adjustRightInd w:val="0"/>
      <w:spacing w:after="0" w:line="240" w:lineRule="auto"/>
    </w:pPr>
    <w:rPr>
      <w:rFonts w:ascii="Calibri" w:eastAsia="Calibri" w:hAnsi="Calibri" w:cs="Calibri"/>
      <w:color w:val="000000"/>
      <w:sz w:val="24"/>
      <w:szCs w:val="24"/>
    </w:rPr>
  </w:style>
  <w:style w:type="paragraph" w:styleId="Header">
    <w:name w:val="header"/>
    <w:basedOn w:val="Normal"/>
    <w:link w:val="HeaderChar"/>
    <w:uiPriority w:val="99"/>
    <w:unhideWhenUsed/>
    <w:rsid w:val="005427C1"/>
    <w:pPr>
      <w:tabs>
        <w:tab w:val="center" w:pos="4680"/>
        <w:tab w:val="right" w:pos="9360"/>
      </w:tabs>
      <w:spacing w:line="240" w:lineRule="auto"/>
    </w:pPr>
  </w:style>
  <w:style w:type="character" w:customStyle="1" w:styleId="HeaderChar">
    <w:name w:val="Header Char"/>
    <w:basedOn w:val="DefaultParagraphFont"/>
    <w:link w:val="Header"/>
    <w:uiPriority w:val="99"/>
    <w:rsid w:val="005427C1"/>
    <w:rPr>
      <w:rFonts w:ascii="Calibri" w:eastAsia="Calibri" w:hAnsi="Calibri" w:cs="Times New Roman"/>
    </w:rPr>
  </w:style>
  <w:style w:type="paragraph" w:styleId="Footer">
    <w:name w:val="footer"/>
    <w:basedOn w:val="Normal"/>
    <w:link w:val="FooterChar"/>
    <w:uiPriority w:val="99"/>
    <w:unhideWhenUsed/>
    <w:rsid w:val="005427C1"/>
    <w:pPr>
      <w:tabs>
        <w:tab w:val="center" w:pos="4680"/>
        <w:tab w:val="right" w:pos="9360"/>
      </w:tabs>
      <w:spacing w:line="240" w:lineRule="auto"/>
    </w:pPr>
  </w:style>
  <w:style w:type="character" w:customStyle="1" w:styleId="FooterChar">
    <w:name w:val="Footer Char"/>
    <w:basedOn w:val="DefaultParagraphFont"/>
    <w:link w:val="Footer"/>
    <w:uiPriority w:val="99"/>
    <w:rsid w:val="005427C1"/>
    <w:rPr>
      <w:rFonts w:ascii="Calibri" w:eastAsia="Calibri" w:hAnsi="Calibri" w:cs="Times New Roman"/>
    </w:rPr>
  </w:style>
  <w:style w:type="paragraph" w:styleId="DocumentMap">
    <w:name w:val="Document Map"/>
    <w:basedOn w:val="Normal"/>
    <w:link w:val="DocumentMapChar"/>
    <w:uiPriority w:val="99"/>
    <w:semiHidden/>
    <w:unhideWhenUsed/>
    <w:rsid w:val="005427C1"/>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427C1"/>
    <w:rPr>
      <w:rFonts w:ascii="Tahoma" w:eastAsia="Calibri" w:hAnsi="Tahoma" w:cs="Tahoma"/>
      <w:sz w:val="16"/>
      <w:szCs w:val="16"/>
    </w:rPr>
  </w:style>
  <w:style w:type="table" w:styleId="TableGrid">
    <w:name w:val="Table Grid"/>
    <w:basedOn w:val="TableNormal"/>
    <w:uiPriority w:val="59"/>
    <w:rsid w:val="005427C1"/>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427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7C1"/>
    <w:rPr>
      <w:rFonts w:ascii="Tahoma" w:eastAsia="Calibri" w:hAnsi="Tahoma" w:cs="Tahoma"/>
      <w:sz w:val="16"/>
      <w:szCs w:val="16"/>
    </w:rPr>
  </w:style>
  <w:style w:type="paragraph" w:styleId="NormalWeb">
    <w:name w:val="Normal (Web)"/>
    <w:basedOn w:val="Normal"/>
    <w:uiPriority w:val="99"/>
    <w:unhideWhenUsed/>
    <w:rsid w:val="005427C1"/>
    <w:pPr>
      <w:spacing w:before="100" w:beforeAutospacing="1" w:after="100" w:afterAutospacing="1"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99"/>
    <w:rsid w:val="005427C1"/>
    <w:rPr>
      <w:rFonts w:eastAsiaTheme="minorEastAsia"/>
    </w:rPr>
  </w:style>
  <w:style w:type="paragraph" w:styleId="BodyText">
    <w:name w:val="Body Text"/>
    <w:basedOn w:val="Normal"/>
    <w:link w:val="BodyTextChar"/>
    <w:uiPriority w:val="99"/>
    <w:unhideWhenUsed/>
    <w:rsid w:val="005427C1"/>
    <w:pPr>
      <w:spacing w:after="120" w:line="276" w:lineRule="auto"/>
    </w:pPr>
    <w:rPr>
      <w:rFonts w:asciiTheme="minorHAnsi" w:eastAsiaTheme="minorEastAsia" w:hAnsiTheme="minorHAnsi" w:cstheme="minorBidi"/>
    </w:rPr>
  </w:style>
  <w:style w:type="character" w:customStyle="1" w:styleId="BodyTextChar1">
    <w:name w:val="Body Text Char1"/>
    <w:basedOn w:val="DefaultParagraphFont"/>
    <w:uiPriority w:val="99"/>
    <w:semiHidden/>
    <w:rsid w:val="005427C1"/>
    <w:rPr>
      <w:rFonts w:ascii="Calibri" w:eastAsia="Calibri" w:hAnsi="Calibri" w:cs="Times New Roman"/>
    </w:rPr>
  </w:style>
  <w:style w:type="paragraph" w:styleId="NoSpacing">
    <w:name w:val="No Spacing"/>
    <w:uiPriority w:val="1"/>
    <w:qFormat/>
    <w:rsid w:val="005427C1"/>
    <w:pPr>
      <w:spacing w:after="0" w:line="240" w:lineRule="auto"/>
    </w:pPr>
    <w:rPr>
      <w:rFonts w:eastAsiaTheme="minorEastAsia"/>
      <w:lang w:val="en-GB" w:eastAsia="en-GB"/>
    </w:rPr>
  </w:style>
  <w:style w:type="paragraph" w:styleId="BodyTextIndent">
    <w:name w:val="Body Text Indent"/>
    <w:basedOn w:val="Normal"/>
    <w:link w:val="BodyTextIndentChar"/>
    <w:uiPriority w:val="99"/>
    <w:unhideWhenUsed/>
    <w:rsid w:val="005427C1"/>
    <w:pPr>
      <w:spacing w:after="120"/>
      <w:ind w:left="360"/>
    </w:pPr>
  </w:style>
  <w:style w:type="character" w:customStyle="1" w:styleId="BodyTextIndentChar">
    <w:name w:val="Body Text Indent Char"/>
    <w:basedOn w:val="DefaultParagraphFont"/>
    <w:link w:val="BodyTextIndent"/>
    <w:uiPriority w:val="99"/>
    <w:rsid w:val="005427C1"/>
    <w:rPr>
      <w:rFonts w:ascii="Calibri" w:eastAsia="Calibri" w:hAnsi="Calibri" w:cs="Times New Roman"/>
    </w:rPr>
  </w:style>
  <w:style w:type="paragraph" w:styleId="BodyTextIndent2">
    <w:name w:val="Body Text Indent 2"/>
    <w:basedOn w:val="Normal"/>
    <w:link w:val="BodyTextIndent2Char"/>
    <w:uiPriority w:val="99"/>
    <w:semiHidden/>
    <w:unhideWhenUsed/>
    <w:rsid w:val="005427C1"/>
    <w:pPr>
      <w:spacing w:after="120" w:line="480" w:lineRule="auto"/>
      <w:ind w:left="360"/>
    </w:pPr>
  </w:style>
  <w:style w:type="character" w:customStyle="1" w:styleId="BodyTextIndent2Char">
    <w:name w:val="Body Text Indent 2 Char"/>
    <w:basedOn w:val="DefaultParagraphFont"/>
    <w:link w:val="BodyTextIndent2"/>
    <w:uiPriority w:val="99"/>
    <w:semiHidden/>
    <w:rsid w:val="005427C1"/>
    <w:rPr>
      <w:rFonts w:ascii="Calibri" w:eastAsia="Calibri" w:hAnsi="Calibri" w:cs="Times New Roman"/>
    </w:rPr>
  </w:style>
  <w:style w:type="paragraph" w:styleId="TOC1">
    <w:name w:val="toc 1"/>
    <w:basedOn w:val="Normal"/>
    <w:next w:val="Normal"/>
    <w:autoRedefine/>
    <w:uiPriority w:val="39"/>
    <w:unhideWhenUsed/>
    <w:rsid w:val="007E5E75"/>
    <w:pPr>
      <w:tabs>
        <w:tab w:val="left" w:pos="880"/>
        <w:tab w:val="right" w:leader="dot" w:pos="9350"/>
      </w:tabs>
      <w:spacing w:after="100"/>
      <w:ind w:hanging="90"/>
    </w:pPr>
    <w:rPr>
      <w:rFonts w:asciiTheme="minorHAnsi" w:hAnsiTheme="minorHAnsi"/>
      <w:b/>
      <w:noProof/>
      <w:sz w:val="32"/>
      <w:szCs w:val="32"/>
    </w:rPr>
  </w:style>
  <w:style w:type="paragraph" w:styleId="TOC2">
    <w:name w:val="toc 2"/>
    <w:basedOn w:val="Normal"/>
    <w:next w:val="Normal"/>
    <w:autoRedefine/>
    <w:uiPriority w:val="39"/>
    <w:unhideWhenUsed/>
    <w:rsid w:val="005427C1"/>
    <w:pPr>
      <w:tabs>
        <w:tab w:val="left" w:pos="-90"/>
        <w:tab w:val="right" w:leader="dot" w:pos="9350"/>
      </w:tabs>
      <w:spacing w:after="100"/>
      <w:ind w:left="-90"/>
      <w:jc w:val="center"/>
    </w:pPr>
    <w:rPr>
      <w:b/>
      <w:sz w:val="32"/>
    </w:rPr>
  </w:style>
  <w:style w:type="paragraph" w:styleId="TOC3">
    <w:name w:val="toc 3"/>
    <w:basedOn w:val="Normal"/>
    <w:next w:val="Normal"/>
    <w:autoRedefine/>
    <w:uiPriority w:val="39"/>
    <w:unhideWhenUsed/>
    <w:rsid w:val="007E5E75"/>
    <w:pPr>
      <w:tabs>
        <w:tab w:val="left" w:pos="900"/>
        <w:tab w:val="left" w:pos="1320"/>
        <w:tab w:val="right" w:leader="dot" w:pos="9350"/>
      </w:tabs>
      <w:spacing w:after="100"/>
      <w:ind w:hanging="90"/>
    </w:pPr>
  </w:style>
  <w:style w:type="paragraph" w:styleId="TOC4">
    <w:name w:val="toc 4"/>
    <w:basedOn w:val="Normal"/>
    <w:next w:val="Normal"/>
    <w:autoRedefine/>
    <w:uiPriority w:val="39"/>
    <w:unhideWhenUsed/>
    <w:rsid w:val="005427C1"/>
    <w:pPr>
      <w:spacing w:after="100"/>
      <w:ind w:left="660"/>
    </w:pPr>
  </w:style>
  <w:style w:type="character" w:styleId="Hyperlink">
    <w:name w:val="Hyperlink"/>
    <w:basedOn w:val="DefaultParagraphFont"/>
    <w:uiPriority w:val="99"/>
    <w:unhideWhenUsed/>
    <w:rsid w:val="005427C1"/>
    <w:rPr>
      <w:color w:val="0563C1" w:themeColor="hyperlink"/>
      <w:u w:val="single"/>
    </w:rPr>
  </w:style>
  <w:style w:type="paragraph" w:styleId="TOCHeading">
    <w:name w:val="TOC Heading"/>
    <w:basedOn w:val="Heading1"/>
    <w:next w:val="Normal"/>
    <w:uiPriority w:val="39"/>
    <w:unhideWhenUsed/>
    <w:qFormat/>
    <w:rsid w:val="005427C1"/>
    <w:pPr>
      <w:spacing w:line="276" w:lineRule="auto"/>
      <w:outlineLvl w:val="9"/>
    </w:pPr>
  </w:style>
  <w:style w:type="paragraph" w:styleId="CommentText">
    <w:name w:val="annotation text"/>
    <w:basedOn w:val="Normal"/>
    <w:link w:val="CommentTextChar"/>
    <w:uiPriority w:val="99"/>
    <w:unhideWhenUsed/>
    <w:rsid w:val="005427C1"/>
    <w:pPr>
      <w:spacing w:after="200" w:line="240" w:lineRule="auto"/>
    </w:pPr>
    <w:rPr>
      <w:rFonts w:asciiTheme="minorHAnsi" w:eastAsiaTheme="minorEastAsia" w:hAnsiTheme="minorHAnsi" w:cstheme="minorBidi"/>
      <w:sz w:val="20"/>
      <w:szCs w:val="20"/>
      <w:lang w:val="en-GB"/>
    </w:rPr>
  </w:style>
  <w:style w:type="character" w:customStyle="1" w:styleId="CommentTextChar">
    <w:name w:val="Comment Text Char"/>
    <w:basedOn w:val="DefaultParagraphFont"/>
    <w:link w:val="CommentText"/>
    <w:uiPriority w:val="99"/>
    <w:rsid w:val="005427C1"/>
    <w:rPr>
      <w:rFonts w:eastAsiaTheme="minorEastAsia"/>
      <w:sz w:val="20"/>
      <w:szCs w:val="20"/>
      <w:lang w:val="en-GB"/>
    </w:rPr>
  </w:style>
  <w:style w:type="character" w:customStyle="1" w:styleId="hgkelc">
    <w:name w:val="hgkelc"/>
    <w:basedOn w:val="DefaultParagraphFont"/>
    <w:rsid w:val="005427C1"/>
  </w:style>
  <w:style w:type="paragraph" w:styleId="TOC5">
    <w:name w:val="toc 5"/>
    <w:basedOn w:val="Normal"/>
    <w:next w:val="Normal"/>
    <w:autoRedefine/>
    <w:uiPriority w:val="39"/>
    <w:unhideWhenUsed/>
    <w:rsid w:val="005427C1"/>
    <w:pPr>
      <w:spacing w:after="100" w:line="276" w:lineRule="auto"/>
      <w:ind w:left="880"/>
    </w:pPr>
    <w:rPr>
      <w:rFonts w:asciiTheme="minorHAnsi" w:eastAsiaTheme="minorEastAsia" w:hAnsiTheme="minorHAnsi" w:cstheme="minorBidi"/>
      <w:lang w:val="en-GB" w:eastAsia="en-GB"/>
    </w:rPr>
  </w:style>
  <w:style w:type="paragraph" w:styleId="TOC6">
    <w:name w:val="toc 6"/>
    <w:basedOn w:val="Normal"/>
    <w:next w:val="Normal"/>
    <w:autoRedefine/>
    <w:uiPriority w:val="39"/>
    <w:unhideWhenUsed/>
    <w:rsid w:val="005427C1"/>
    <w:pPr>
      <w:spacing w:after="100" w:line="276" w:lineRule="auto"/>
      <w:ind w:left="1100"/>
    </w:pPr>
    <w:rPr>
      <w:rFonts w:asciiTheme="minorHAnsi" w:eastAsiaTheme="minorEastAsia" w:hAnsiTheme="minorHAnsi" w:cstheme="minorBidi"/>
      <w:lang w:val="en-GB" w:eastAsia="en-GB"/>
    </w:rPr>
  </w:style>
  <w:style w:type="paragraph" w:styleId="TOC7">
    <w:name w:val="toc 7"/>
    <w:basedOn w:val="Normal"/>
    <w:next w:val="Normal"/>
    <w:autoRedefine/>
    <w:uiPriority w:val="39"/>
    <w:unhideWhenUsed/>
    <w:rsid w:val="005427C1"/>
    <w:pPr>
      <w:spacing w:after="100" w:line="276" w:lineRule="auto"/>
      <w:ind w:left="1320"/>
    </w:pPr>
    <w:rPr>
      <w:rFonts w:asciiTheme="minorHAnsi" w:eastAsiaTheme="minorEastAsia" w:hAnsiTheme="minorHAnsi" w:cstheme="minorBidi"/>
      <w:lang w:val="en-GB" w:eastAsia="en-GB"/>
    </w:rPr>
  </w:style>
  <w:style w:type="paragraph" w:styleId="TOC8">
    <w:name w:val="toc 8"/>
    <w:basedOn w:val="Normal"/>
    <w:next w:val="Normal"/>
    <w:autoRedefine/>
    <w:uiPriority w:val="39"/>
    <w:unhideWhenUsed/>
    <w:rsid w:val="005427C1"/>
    <w:pPr>
      <w:spacing w:after="100" w:line="276" w:lineRule="auto"/>
      <w:ind w:left="1540"/>
    </w:pPr>
    <w:rPr>
      <w:rFonts w:asciiTheme="minorHAnsi" w:eastAsiaTheme="minorEastAsia" w:hAnsiTheme="minorHAnsi" w:cstheme="minorBidi"/>
      <w:lang w:val="en-GB" w:eastAsia="en-GB"/>
    </w:rPr>
  </w:style>
  <w:style w:type="paragraph" w:styleId="TOC9">
    <w:name w:val="toc 9"/>
    <w:basedOn w:val="Normal"/>
    <w:next w:val="Normal"/>
    <w:autoRedefine/>
    <w:uiPriority w:val="39"/>
    <w:unhideWhenUsed/>
    <w:rsid w:val="005427C1"/>
    <w:pPr>
      <w:spacing w:after="100" w:line="276" w:lineRule="auto"/>
      <w:ind w:left="1760"/>
    </w:pPr>
    <w:rPr>
      <w:rFonts w:asciiTheme="minorHAnsi" w:eastAsiaTheme="minorEastAsia" w:hAnsiTheme="minorHAnsi" w:cstheme="minorBidi"/>
      <w:lang w:val="en-GB" w:eastAsia="en-GB"/>
    </w:rPr>
  </w:style>
  <w:style w:type="character" w:styleId="CommentReference">
    <w:name w:val="annotation reference"/>
    <w:basedOn w:val="DefaultParagraphFont"/>
    <w:uiPriority w:val="99"/>
    <w:semiHidden/>
    <w:unhideWhenUsed/>
    <w:rsid w:val="005427C1"/>
    <w:rPr>
      <w:sz w:val="16"/>
      <w:szCs w:val="16"/>
    </w:rPr>
  </w:style>
  <w:style w:type="paragraph" w:styleId="CommentSubject">
    <w:name w:val="annotation subject"/>
    <w:basedOn w:val="CommentText"/>
    <w:next w:val="CommentText"/>
    <w:link w:val="CommentSubjectChar"/>
    <w:uiPriority w:val="99"/>
    <w:semiHidden/>
    <w:unhideWhenUsed/>
    <w:rsid w:val="005427C1"/>
    <w:pPr>
      <w:spacing w:after="0"/>
    </w:pPr>
    <w:rPr>
      <w:rFonts w:ascii="Calibri" w:eastAsia="Calibri" w:hAnsi="Calibri" w:cs="Times New Roman"/>
      <w:b/>
      <w:bCs/>
      <w:lang w:val="en-US"/>
    </w:rPr>
  </w:style>
  <w:style w:type="character" w:customStyle="1" w:styleId="CommentSubjectChar">
    <w:name w:val="Comment Subject Char"/>
    <w:basedOn w:val="CommentTextChar"/>
    <w:link w:val="CommentSubject"/>
    <w:uiPriority w:val="99"/>
    <w:semiHidden/>
    <w:rsid w:val="005427C1"/>
    <w:rPr>
      <w:rFonts w:ascii="Calibri" w:eastAsia="Calibri" w:hAnsi="Calibri" w:cs="Times New Roman"/>
      <w:b/>
      <w:bCs/>
      <w:sz w:val="20"/>
      <w:szCs w:val="20"/>
      <w:lang w:val="en-GB"/>
    </w:rPr>
  </w:style>
  <w:style w:type="character" w:customStyle="1" w:styleId="UnresolvedMention1">
    <w:name w:val="Unresolved Mention1"/>
    <w:basedOn w:val="DefaultParagraphFont"/>
    <w:uiPriority w:val="99"/>
    <w:semiHidden/>
    <w:unhideWhenUsed/>
    <w:rsid w:val="00542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C30AF-3CAF-4359-9897-C51452545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81</Pages>
  <Words>18032</Words>
  <Characters>102783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Mitiku Tegegn</dc:creator>
  <cp:keywords/>
  <dc:description/>
  <cp:lastModifiedBy>Daniel Mitiku Tegegn</cp:lastModifiedBy>
  <cp:revision>3</cp:revision>
  <dcterms:created xsi:type="dcterms:W3CDTF">2023-01-04T10:05:00Z</dcterms:created>
  <dcterms:modified xsi:type="dcterms:W3CDTF">2026-03-18T12:42:00Z</dcterms:modified>
</cp:coreProperties>
</file>